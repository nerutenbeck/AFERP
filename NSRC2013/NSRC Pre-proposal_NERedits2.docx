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EC0" w:rsidRPr="0092497F" w:rsidRDefault="00473EC0" w:rsidP="00473EC0">
      <w:pPr>
        <w:ind w:left="720" w:hanging="720"/>
        <w:rPr>
          <w:rFonts w:ascii="Garamond" w:hAnsi="Garamond"/>
          <w:color w:val="000000"/>
          <w:sz w:val="28"/>
        </w:rPr>
      </w:pPr>
      <w:r w:rsidRPr="0092497F">
        <w:rPr>
          <w:rFonts w:ascii="Garamond" w:hAnsi="Garamond"/>
          <w:b/>
          <w:color w:val="000000"/>
          <w:sz w:val="28"/>
        </w:rPr>
        <w:t>NSRC THEME 3: Forest Productivity and Forest Products</w:t>
      </w:r>
    </w:p>
    <w:p w:rsidR="00473EC0" w:rsidRPr="0092497F" w:rsidRDefault="00473EC0" w:rsidP="00473EC0">
      <w:pPr>
        <w:ind w:left="720" w:hanging="720"/>
        <w:rPr>
          <w:rFonts w:ascii="Garamond" w:hAnsi="Garamond"/>
          <w:b/>
          <w:color w:val="000000"/>
          <w:sz w:val="28"/>
        </w:rPr>
      </w:pPr>
    </w:p>
    <w:p w:rsidR="00473EC0" w:rsidRPr="0092497F" w:rsidRDefault="00473EC0" w:rsidP="00473EC0">
      <w:pPr>
        <w:ind w:left="720" w:hanging="720"/>
        <w:rPr>
          <w:rFonts w:ascii="Garamond" w:hAnsi="Garamond"/>
          <w:b/>
          <w:color w:val="000000"/>
          <w:sz w:val="28"/>
        </w:rPr>
      </w:pPr>
      <w:r w:rsidRPr="0092497F">
        <w:rPr>
          <w:rFonts w:ascii="Garamond" w:hAnsi="Garamond"/>
          <w:b/>
          <w:color w:val="000000"/>
          <w:sz w:val="28"/>
        </w:rPr>
        <w:t xml:space="preserve">PROJECT TITLE: </w:t>
      </w:r>
      <w:r w:rsidR="008C3B35">
        <w:rPr>
          <w:rFonts w:ascii="Garamond" w:hAnsi="Garamond"/>
          <w:b/>
          <w:color w:val="000000"/>
          <w:sz w:val="28"/>
        </w:rPr>
        <w:t>M</w:t>
      </w:r>
      <w:r>
        <w:rPr>
          <w:rFonts w:ascii="Garamond" w:hAnsi="Garamond"/>
          <w:b/>
          <w:color w:val="000000"/>
          <w:sz w:val="28"/>
        </w:rPr>
        <w:t xml:space="preserve">anaging for complexity in the Acadian Forest: </w:t>
      </w:r>
      <w:r w:rsidR="008C3B35">
        <w:rPr>
          <w:rFonts w:ascii="Garamond" w:hAnsi="Garamond"/>
          <w:b/>
          <w:color w:val="000000"/>
          <w:sz w:val="28"/>
        </w:rPr>
        <w:t xml:space="preserve">influence of </w:t>
      </w:r>
      <w:r w:rsidR="00887332">
        <w:rPr>
          <w:rFonts w:ascii="Garamond" w:hAnsi="Garamond"/>
          <w:b/>
          <w:color w:val="000000"/>
          <w:sz w:val="28"/>
        </w:rPr>
        <w:t xml:space="preserve">natural disturbance based </w:t>
      </w:r>
      <w:r w:rsidR="008C3B35">
        <w:rPr>
          <w:rFonts w:ascii="Garamond" w:hAnsi="Garamond"/>
          <w:b/>
          <w:color w:val="000000"/>
          <w:sz w:val="28"/>
        </w:rPr>
        <w:t xml:space="preserve">expanding-gap </w:t>
      </w:r>
      <w:proofErr w:type="spellStart"/>
      <w:r w:rsidR="008C3B35">
        <w:rPr>
          <w:rFonts w:ascii="Garamond" w:hAnsi="Garamond"/>
          <w:b/>
          <w:color w:val="000000"/>
          <w:sz w:val="28"/>
        </w:rPr>
        <w:t>silviculture</w:t>
      </w:r>
      <w:proofErr w:type="spellEnd"/>
      <w:r w:rsidR="008C3B35">
        <w:rPr>
          <w:rFonts w:ascii="Garamond" w:hAnsi="Garamond"/>
          <w:b/>
          <w:color w:val="000000"/>
          <w:sz w:val="28"/>
        </w:rPr>
        <w:t xml:space="preserve"> on </w:t>
      </w:r>
      <w:r w:rsidR="00887332">
        <w:rPr>
          <w:rFonts w:ascii="Garamond" w:hAnsi="Garamond"/>
          <w:b/>
          <w:color w:val="000000"/>
          <w:sz w:val="28"/>
        </w:rPr>
        <w:t xml:space="preserve">stand </w:t>
      </w:r>
      <w:r w:rsidR="008C3B35">
        <w:rPr>
          <w:rFonts w:ascii="Garamond" w:hAnsi="Garamond"/>
          <w:b/>
          <w:color w:val="000000"/>
          <w:sz w:val="28"/>
        </w:rPr>
        <w:t>productivity</w:t>
      </w:r>
      <w:r w:rsidR="00887332">
        <w:rPr>
          <w:rFonts w:ascii="Garamond" w:hAnsi="Garamond"/>
          <w:b/>
          <w:color w:val="000000"/>
          <w:sz w:val="28"/>
        </w:rPr>
        <w:t xml:space="preserve"> </w:t>
      </w:r>
      <w:r w:rsidR="008C3B35">
        <w:rPr>
          <w:rFonts w:ascii="Garamond" w:hAnsi="Garamond"/>
          <w:b/>
          <w:color w:val="000000"/>
          <w:sz w:val="28"/>
        </w:rPr>
        <w:t>and regeneration dynamic</w:t>
      </w:r>
      <w:r w:rsidR="00887332">
        <w:rPr>
          <w:rFonts w:ascii="Garamond" w:hAnsi="Garamond"/>
          <w:b/>
          <w:color w:val="000000"/>
          <w:sz w:val="28"/>
        </w:rPr>
        <w:t>s</w:t>
      </w:r>
      <w:r w:rsidR="008C3B35">
        <w:rPr>
          <w:rFonts w:ascii="Garamond" w:hAnsi="Garamond"/>
          <w:b/>
          <w:color w:val="000000"/>
          <w:sz w:val="28"/>
        </w:rPr>
        <w:t xml:space="preserve"> 20 years after two harvest entries. </w:t>
      </w:r>
    </w:p>
    <w:p w:rsidR="00473EC0" w:rsidRPr="00F43AEB" w:rsidRDefault="00473EC0" w:rsidP="00473EC0">
      <w:pPr>
        <w:pStyle w:val="ListParagraph"/>
        <w:ind w:left="0"/>
        <w:rPr>
          <w:rFonts w:ascii="Garamond" w:hAnsi="Garamond"/>
          <w:b/>
        </w:rPr>
      </w:pPr>
    </w:p>
    <w:p w:rsidR="008C3B35" w:rsidRDefault="00473EC0" w:rsidP="00473EC0">
      <w:pPr>
        <w:pStyle w:val="ListParagraph"/>
        <w:ind w:left="0"/>
        <w:rPr>
          <w:rFonts w:ascii="Garamond" w:hAnsi="Garamond"/>
          <w:sz w:val="28"/>
        </w:rPr>
      </w:pPr>
      <w:r w:rsidRPr="000A4BFE">
        <w:rPr>
          <w:rFonts w:ascii="Garamond" w:hAnsi="Garamond"/>
          <w:b/>
          <w:sz w:val="28"/>
        </w:rPr>
        <w:t>PRINCIPAL INVESTIGATOR AND CONTACT INFORMATION:</w:t>
      </w:r>
      <w:r w:rsidRPr="000A4BFE">
        <w:rPr>
          <w:rFonts w:ascii="Garamond" w:hAnsi="Garamond"/>
          <w:b/>
          <w:sz w:val="28"/>
        </w:rPr>
        <w:cr/>
      </w:r>
      <w:r w:rsidRPr="000A4BFE">
        <w:rPr>
          <w:rFonts w:ascii="Garamond" w:hAnsi="Garamond"/>
          <w:b/>
          <w:sz w:val="28"/>
        </w:rPr>
        <w:cr/>
        <w:t>Lead Principal Investigator:</w:t>
      </w:r>
      <w:r>
        <w:rPr>
          <w:rFonts w:ascii="Garamond" w:hAnsi="Garamond"/>
          <w:sz w:val="28"/>
        </w:rPr>
        <w:t xml:space="preserve"> Robert S. Seymour,</w:t>
      </w:r>
      <w:r w:rsidRPr="000A4BFE">
        <w:rPr>
          <w:rFonts w:ascii="Garamond" w:hAnsi="Garamond"/>
          <w:sz w:val="28"/>
        </w:rPr>
        <w:t xml:space="preserve"> </w:t>
      </w:r>
      <w:r w:rsidR="00ED77E7" w:rsidRPr="000A4BFE">
        <w:rPr>
          <w:rFonts w:ascii="Garamond" w:hAnsi="Garamond"/>
          <w:sz w:val="28"/>
        </w:rPr>
        <w:t xml:space="preserve">Curtis Hutchins Professor of Forest Resources (Quantitative </w:t>
      </w:r>
      <w:proofErr w:type="spellStart"/>
      <w:r w:rsidR="00ED77E7" w:rsidRPr="000A4BFE">
        <w:rPr>
          <w:rFonts w:ascii="Garamond" w:hAnsi="Garamond"/>
          <w:sz w:val="28"/>
        </w:rPr>
        <w:t>Silviculture</w:t>
      </w:r>
      <w:proofErr w:type="spellEnd"/>
      <w:r w:rsidR="00ED77E7" w:rsidRPr="000A4BFE">
        <w:rPr>
          <w:rFonts w:ascii="Garamond" w:hAnsi="Garamond"/>
          <w:sz w:val="28"/>
        </w:rPr>
        <w:t xml:space="preserve">), </w:t>
      </w:r>
      <w:r w:rsidRPr="000A4BFE">
        <w:rPr>
          <w:rFonts w:ascii="Garamond" w:hAnsi="Garamond"/>
          <w:sz w:val="28"/>
        </w:rPr>
        <w:t xml:space="preserve">School of Forest Resources, University of Maine, 5755 Nutting Hall, University of Maine, </w:t>
      </w:r>
      <w:proofErr w:type="spellStart"/>
      <w:r w:rsidRPr="000A4BFE">
        <w:rPr>
          <w:rFonts w:ascii="Garamond" w:hAnsi="Garamond"/>
          <w:sz w:val="28"/>
        </w:rPr>
        <w:t>Orono</w:t>
      </w:r>
      <w:proofErr w:type="spellEnd"/>
      <w:r w:rsidRPr="000A4BFE">
        <w:rPr>
          <w:rFonts w:ascii="Garamond" w:hAnsi="Garamond"/>
          <w:sz w:val="28"/>
        </w:rPr>
        <w:t xml:space="preserve">, ME 04469; Tel: 207-944-9534, Fax: 207-581-2875, Email: </w:t>
      </w:r>
      <w:r w:rsidRPr="000A4BFE">
        <w:rPr>
          <w:rFonts w:ascii="Garamond" w:hAnsi="Garamond"/>
          <w:b/>
          <w:sz w:val="28"/>
        </w:rPr>
        <w:t xml:space="preserve"> </w:t>
      </w:r>
      <w:r w:rsidRPr="0056251C">
        <w:rPr>
          <w:rFonts w:ascii="Garamond" w:hAnsi="Garamond"/>
          <w:sz w:val="28"/>
        </w:rPr>
        <w:t>r</w:t>
      </w:r>
      <w:r w:rsidRPr="000A4BFE">
        <w:rPr>
          <w:rFonts w:ascii="Garamond" w:hAnsi="Garamond"/>
          <w:sz w:val="28"/>
        </w:rPr>
        <w:t>seymour@maine.edu.</w:t>
      </w:r>
    </w:p>
    <w:p w:rsidR="00CB060A" w:rsidRDefault="00AF137D" w:rsidP="00473EC0">
      <w:pPr>
        <w:pStyle w:val="ListParagraph"/>
        <w:ind w:left="0"/>
        <w:rPr>
          <w:rFonts w:ascii="Garamond" w:hAnsi="Garamond"/>
          <w:b/>
          <w:sz w:val="28"/>
        </w:rPr>
      </w:pPr>
      <w:r w:rsidRPr="00AF137D">
        <w:rPr>
          <w:rFonts w:ascii="Garamond" w:hAnsi="Garamond"/>
          <w:b/>
          <w:sz w:val="28"/>
        </w:rPr>
        <w:t>Co</w:t>
      </w:r>
      <w:r w:rsidR="00887332">
        <w:rPr>
          <w:rFonts w:ascii="Garamond" w:hAnsi="Garamond"/>
          <w:b/>
          <w:sz w:val="28"/>
        </w:rPr>
        <w:t>-</w:t>
      </w:r>
      <w:r w:rsidR="00CB060A">
        <w:rPr>
          <w:rFonts w:ascii="Garamond" w:hAnsi="Garamond"/>
          <w:b/>
          <w:sz w:val="28"/>
        </w:rPr>
        <w:t>PI</w:t>
      </w:r>
      <w:r w:rsidR="00CB060A">
        <w:rPr>
          <w:rFonts w:ascii="Garamond" w:hAnsi="Garamond"/>
          <w:sz w:val="28"/>
        </w:rPr>
        <w:t xml:space="preserve">: Shawn </w:t>
      </w:r>
      <w:proofErr w:type="spellStart"/>
      <w:r w:rsidR="00CB060A">
        <w:rPr>
          <w:rFonts w:ascii="Garamond" w:hAnsi="Garamond"/>
          <w:sz w:val="28"/>
        </w:rPr>
        <w:t>Fraver</w:t>
      </w:r>
      <w:proofErr w:type="spellEnd"/>
      <w:r w:rsidR="00CB060A">
        <w:rPr>
          <w:rFonts w:ascii="Garamond" w:hAnsi="Garamond"/>
          <w:sz w:val="28"/>
        </w:rPr>
        <w:t>, Assistant Professor of Forest Ecosystem Science</w:t>
      </w:r>
    </w:p>
    <w:p w:rsidR="008C3B35" w:rsidRDefault="00CB060A" w:rsidP="00473EC0">
      <w:pPr>
        <w:pStyle w:val="ListParagraph"/>
        <w:ind w:left="0"/>
        <w:rPr>
          <w:rFonts w:ascii="Garamond" w:hAnsi="Garamond"/>
          <w:sz w:val="28"/>
        </w:rPr>
      </w:pPr>
      <w:r>
        <w:rPr>
          <w:rFonts w:ascii="Garamond" w:hAnsi="Garamond"/>
          <w:b/>
          <w:sz w:val="28"/>
        </w:rPr>
        <w:t>C</w:t>
      </w:r>
      <w:r w:rsidR="0022050D">
        <w:rPr>
          <w:rFonts w:ascii="Garamond" w:hAnsi="Garamond"/>
          <w:b/>
          <w:sz w:val="28"/>
        </w:rPr>
        <w:t>I</w:t>
      </w:r>
      <w:r w:rsidR="0002343E">
        <w:rPr>
          <w:rFonts w:ascii="Garamond" w:hAnsi="Garamond"/>
          <w:b/>
          <w:sz w:val="28"/>
        </w:rPr>
        <w:t>s</w:t>
      </w:r>
      <w:r w:rsidR="00AF137D" w:rsidRPr="00AF137D">
        <w:rPr>
          <w:rFonts w:ascii="Garamond" w:hAnsi="Garamond"/>
          <w:b/>
          <w:sz w:val="28"/>
        </w:rPr>
        <w:t>:</w:t>
      </w:r>
      <w:r>
        <w:rPr>
          <w:rFonts w:ascii="Garamond" w:hAnsi="Garamond"/>
          <w:sz w:val="28"/>
        </w:rPr>
        <w:t xml:space="preserve"> </w:t>
      </w:r>
      <w:r w:rsidR="008C3B35">
        <w:rPr>
          <w:rFonts w:ascii="Garamond" w:hAnsi="Garamond"/>
          <w:sz w:val="28"/>
        </w:rPr>
        <w:t>Nathan Rutenbeck Ph.D. Candidate</w:t>
      </w:r>
      <w:r w:rsidR="0002343E">
        <w:rPr>
          <w:rFonts w:ascii="Garamond" w:hAnsi="Garamond"/>
          <w:sz w:val="28"/>
        </w:rPr>
        <w:t xml:space="preserve">; </w:t>
      </w:r>
      <w:r w:rsidR="008C3B35">
        <w:rPr>
          <w:rFonts w:ascii="Garamond" w:hAnsi="Garamond"/>
          <w:sz w:val="28"/>
        </w:rPr>
        <w:t>David Carter</w:t>
      </w:r>
      <w:r w:rsidR="0022050D">
        <w:rPr>
          <w:rFonts w:ascii="Garamond" w:hAnsi="Garamond"/>
          <w:sz w:val="28"/>
        </w:rPr>
        <w:t>,</w:t>
      </w:r>
      <w:r w:rsidR="008C3B35">
        <w:rPr>
          <w:rFonts w:ascii="Garamond" w:hAnsi="Garamond"/>
          <w:sz w:val="28"/>
        </w:rPr>
        <w:t xml:space="preserve"> M.S. Candidate</w:t>
      </w:r>
    </w:p>
    <w:p w:rsidR="00473EC0" w:rsidRPr="000A4BFE" w:rsidRDefault="00473EC0" w:rsidP="00473EC0">
      <w:pPr>
        <w:pStyle w:val="ListParagraph"/>
        <w:ind w:left="0"/>
        <w:rPr>
          <w:rFonts w:ascii="Garamond" w:hAnsi="Garamond"/>
          <w:b/>
          <w:sz w:val="28"/>
        </w:rPr>
      </w:pPr>
      <w:r w:rsidRPr="000A4BFE">
        <w:rPr>
          <w:rFonts w:ascii="Garamond" w:hAnsi="Garamond"/>
          <w:b/>
          <w:sz w:val="28"/>
        </w:rPr>
        <w:cr/>
        <w:t xml:space="preserve">TOTAL AMOUNT REQUESTED: </w:t>
      </w:r>
    </w:p>
    <w:p w:rsidR="00473EC0" w:rsidRPr="000A4BFE" w:rsidRDefault="00473EC0" w:rsidP="00473EC0">
      <w:pPr>
        <w:pStyle w:val="ListParagraph"/>
        <w:ind w:left="0"/>
        <w:rPr>
          <w:rFonts w:ascii="Garamond" w:hAnsi="Garamond"/>
          <w:b/>
          <w:color w:val="000000"/>
          <w:sz w:val="28"/>
        </w:rPr>
      </w:pPr>
    </w:p>
    <w:p w:rsidR="00473EC0" w:rsidRPr="000A4BFE" w:rsidRDefault="00473EC0" w:rsidP="00473EC0">
      <w:pPr>
        <w:pStyle w:val="ListParagraph"/>
        <w:ind w:left="0"/>
        <w:rPr>
          <w:rFonts w:ascii="Garamond" w:hAnsi="Garamond"/>
          <w:b/>
          <w:color w:val="000000"/>
          <w:sz w:val="28"/>
        </w:rPr>
      </w:pPr>
      <w:r w:rsidRPr="000A4BFE">
        <w:rPr>
          <w:rFonts w:ascii="Garamond" w:hAnsi="Garamond"/>
          <w:b/>
          <w:color w:val="000000"/>
          <w:sz w:val="28"/>
        </w:rPr>
        <w:t>AMOUNT REQUESTED YEAR 1 (201</w:t>
      </w:r>
      <w:r>
        <w:rPr>
          <w:rFonts w:ascii="Garamond" w:hAnsi="Garamond"/>
          <w:b/>
          <w:color w:val="000000"/>
          <w:sz w:val="28"/>
        </w:rPr>
        <w:t>4</w:t>
      </w:r>
      <w:r w:rsidRPr="000A4BFE">
        <w:rPr>
          <w:rFonts w:ascii="Garamond" w:hAnsi="Garamond"/>
          <w:b/>
          <w:color w:val="000000"/>
          <w:sz w:val="28"/>
        </w:rPr>
        <w:t>-201</w:t>
      </w:r>
      <w:r>
        <w:rPr>
          <w:rFonts w:ascii="Garamond" w:hAnsi="Garamond"/>
          <w:b/>
          <w:color w:val="000000"/>
          <w:sz w:val="28"/>
        </w:rPr>
        <w:t xml:space="preserve">5): </w:t>
      </w:r>
      <w:r w:rsidR="003D24D1">
        <w:rPr>
          <w:rFonts w:ascii="Garamond" w:hAnsi="Garamond"/>
          <w:b/>
          <w:color w:val="000000"/>
          <w:sz w:val="28"/>
        </w:rPr>
        <w:t>$28,913</w:t>
      </w:r>
    </w:p>
    <w:p w:rsidR="00473EC0" w:rsidRPr="000A4BFE" w:rsidRDefault="00473EC0" w:rsidP="00473EC0">
      <w:pPr>
        <w:pStyle w:val="ListParagraph"/>
        <w:ind w:left="0"/>
        <w:rPr>
          <w:rFonts w:ascii="Garamond" w:hAnsi="Garamond"/>
          <w:b/>
          <w:color w:val="000000"/>
          <w:sz w:val="28"/>
        </w:rPr>
      </w:pPr>
      <w:r w:rsidRPr="000A4BFE">
        <w:rPr>
          <w:rFonts w:ascii="Garamond" w:hAnsi="Garamond"/>
          <w:b/>
          <w:color w:val="000000"/>
          <w:sz w:val="28"/>
        </w:rPr>
        <w:t xml:space="preserve">AMOUNT REQUESTED YEAR 2 </w:t>
      </w:r>
      <w:r>
        <w:rPr>
          <w:rFonts w:ascii="Garamond" w:hAnsi="Garamond"/>
          <w:b/>
          <w:color w:val="000000"/>
          <w:sz w:val="28"/>
        </w:rPr>
        <w:t>(2015-2016</w:t>
      </w:r>
      <w:r w:rsidRPr="000A4BFE">
        <w:rPr>
          <w:rFonts w:ascii="Garamond" w:hAnsi="Garamond"/>
          <w:b/>
          <w:color w:val="000000"/>
          <w:sz w:val="28"/>
        </w:rPr>
        <w:t>):</w:t>
      </w:r>
      <w:r w:rsidR="00E54A51">
        <w:rPr>
          <w:rFonts w:ascii="Garamond" w:hAnsi="Garamond"/>
          <w:b/>
          <w:color w:val="000000"/>
          <w:sz w:val="28"/>
        </w:rPr>
        <w:t xml:space="preserve"> $18</w:t>
      </w:r>
      <w:r w:rsidR="003D24D1">
        <w:rPr>
          <w:rFonts w:ascii="Garamond" w:hAnsi="Garamond"/>
          <w:b/>
          <w:color w:val="000000"/>
          <w:sz w:val="28"/>
        </w:rPr>
        <w:t>,000</w:t>
      </w:r>
    </w:p>
    <w:p w:rsidR="00473EC0" w:rsidRDefault="00473EC0" w:rsidP="00473EC0">
      <w:pPr>
        <w:pStyle w:val="ListParagraph"/>
        <w:ind w:left="0"/>
        <w:rPr>
          <w:rFonts w:ascii="Garamond" w:hAnsi="Garamond"/>
          <w:b/>
          <w:color w:val="000000"/>
        </w:rPr>
      </w:pPr>
    </w:p>
    <w:p w:rsidR="00473EC0" w:rsidRPr="000A4BFE" w:rsidRDefault="00473EC0" w:rsidP="00473EC0">
      <w:pPr>
        <w:pStyle w:val="Default"/>
        <w:rPr>
          <w:rFonts w:ascii="Garamond" w:hAnsi="Garamond"/>
          <w:b/>
          <w:i/>
          <w:color w:val="auto"/>
          <w:sz w:val="28"/>
          <w:szCs w:val="20"/>
        </w:rPr>
      </w:pPr>
      <w:r w:rsidRPr="000A4BFE">
        <w:rPr>
          <w:rFonts w:ascii="Garamond" w:hAnsi="Garamond"/>
          <w:b/>
          <w:i/>
          <w:color w:val="auto"/>
          <w:sz w:val="28"/>
          <w:szCs w:val="20"/>
        </w:rPr>
        <w:t>Theme 3 Topics Addressed Specifically:</w:t>
      </w:r>
    </w:p>
    <w:p w:rsidR="00325A7A" w:rsidRDefault="00325A7A"/>
    <w:p w:rsidR="00473EC0" w:rsidRPr="006B6954" w:rsidRDefault="00DB71AD">
      <w:pPr>
        <w:rPr>
          <w:rFonts w:ascii="Garamond" w:hAnsi="Garamond"/>
          <w:szCs w:val="24"/>
        </w:rPr>
      </w:pPr>
      <w:r w:rsidRPr="006B6954">
        <w:rPr>
          <w:rFonts w:ascii="Garamond" w:hAnsi="Garamond"/>
          <w:b/>
          <w:szCs w:val="24"/>
        </w:rPr>
        <w:t>Biological Processes:</w:t>
      </w:r>
      <w:r w:rsidR="00DB53EA" w:rsidRPr="006B6954">
        <w:rPr>
          <w:rFonts w:ascii="Garamond" w:hAnsi="Garamond"/>
          <w:b/>
          <w:szCs w:val="24"/>
        </w:rPr>
        <w:t xml:space="preserve"> </w:t>
      </w:r>
      <w:r w:rsidR="00DB53EA" w:rsidRPr="006B6954">
        <w:rPr>
          <w:rFonts w:ascii="Garamond" w:hAnsi="Garamond"/>
          <w:szCs w:val="24"/>
        </w:rPr>
        <w:t>Increased understanding about the underlying biological processes driving current and future net primary productivity of Northern Forest ecosystems, including:</w:t>
      </w:r>
    </w:p>
    <w:p w:rsidR="0056251C" w:rsidRPr="006B6954" w:rsidRDefault="0056251C" w:rsidP="0056251C">
      <w:pPr>
        <w:pStyle w:val="ListParagraph"/>
        <w:numPr>
          <w:ilvl w:val="0"/>
          <w:numId w:val="1"/>
        </w:numPr>
        <w:rPr>
          <w:rFonts w:ascii="Garamond" w:hAnsi="Garamond"/>
          <w:szCs w:val="24"/>
        </w:rPr>
      </w:pPr>
      <w:proofErr w:type="spellStart"/>
      <w:r w:rsidRPr="006B6954">
        <w:rPr>
          <w:rFonts w:ascii="Garamond" w:hAnsi="Garamond"/>
          <w:szCs w:val="24"/>
        </w:rPr>
        <w:t>Ecophysiological</w:t>
      </w:r>
      <w:proofErr w:type="spellEnd"/>
      <w:r w:rsidRPr="006B6954">
        <w:rPr>
          <w:rFonts w:ascii="Garamond" w:hAnsi="Garamond"/>
          <w:szCs w:val="24"/>
        </w:rPr>
        <w:t xml:space="preserve"> response of commercial tree species to </w:t>
      </w:r>
      <w:proofErr w:type="spellStart"/>
      <w:r w:rsidRPr="006B6954">
        <w:rPr>
          <w:rFonts w:ascii="Garamond" w:hAnsi="Garamond"/>
          <w:szCs w:val="24"/>
        </w:rPr>
        <w:t>silvicultural</w:t>
      </w:r>
      <w:proofErr w:type="spellEnd"/>
      <w:r w:rsidRPr="006B6954">
        <w:rPr>
          <w:rFonts w:ascii="Garamond" w:hAnsi="Garamond"/>
          <w:szCs w:val="24"/>
        </w:rPr>
        <w:t xml:space="preserve"> practices</w:t>
      </w:r>
    </w:p>
    <w:p w:rsidR="0056251C" w:rsidRDefault="00DB53EA" w:rsidP="0056251C">
      <w:pPr>
        <w:pStyle w:val="ListParagraph"/>
        <w:numPr>
          <w:ilvl w:val="0"/>
          <w:numId w:val="1"/>
        </w:numPr>
        <w:rPr>
          <w:rFonts w:ascii="Garamond" w:hAnsi="Garamond"/>
          <w:szCs w:val="24"/>
        </w:rPr>
      </w:pPr>
      <w:r w:rsidRPr="006B6954">
        <w:rPr>
          <w:rFonts w:ascii="Garamond" w:hAnsi="Garamond"/>
          <w:szCs w:val="24"/>
        </w:rPr>
        <w:t>Enhances methods for assessing forest and stand productivity</w:t>
      </w:r>
    </w:p>
    <w:p w:rsidR="00611A22" w:rsidRPr="006B6954" w:rsidRDefault="00611A22" w:rsidP="0056251C">
      <w:pPr>
        <w:pStyle w:val="ListParagraph"/>
        <w:numPr>
          <w:ilvl w:val="0"/>
          <w:numId w:val="1"/>
        </w:numPr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Influence of harvesting practices on genetic variation of commercial tree species</w:t>
      </w:r>
    </w:p>
    <w:p w:rsidR="00DB53EA" w:rsidRPr="006B6954" w:rsidRDefault="00DB53EA" w:rsidP="00DB53EA">
      <w:pPr>
        <w:pStyle w:val="ListParagraph"/>
        <w:numPr>
          <w:ilvl w:val="0"/>
          <w:numId w:val="1"/>
        </w:numPr>
        <w:rPr>
          <w:rFonts w:ascii="Garamond" w:hAnsi="Garamond"/>
          <w:szCs w:val="24"/>
        </w:rPr>
      </w:pPr>
      <w:r w:rsidRPr="006B6954">
        <w:rPr>
          <w:rFonts w:ascii="Garamond" w:hAnsi="Garamond"/>
          <w:szCs w:val="24"/>
        </w:rPr>
        <w:t>Influence of management practices on long-term site productivity</w:t>
      </w:r>
    </w:p>
    <w:p w:rsidR="0056251C" w:rsidRPr="006B6954" w:rsidRDefault="0056251C">
      <w:pPr>
        <w:rPr>
          <w:rFonts w:ascii="Garamond" w:hAnsi="Garamond"/>
          <w:szCs w:val="24"/>
        </w:rPr>
      </w:pPr>
      <w:r w:rsidRPr="006B6954">
        <w:rPr>
          <w:rFonts w:ascii="Garamond" w:hAnsi="Garamond"/>
          <w:b/>
          <w:szCs w:val="24"/>
        </w:rPr>
        <w:t xml:space="preserve">Management: </w:t>
      </w:r>
      <w:r w:rsidR="00DB53EA" w:rsidRPr="006B6954">
        <w:rPr>
          <w:rFonts w:ascii="Garamond" w:hAnsi="Garamond"/>
          <w:szCs w:val="24"/>
        </w:rPr>
        <w:t>Increased understanding about the influence of management practices on productivity of Northern Forest stands, including:</w:t>
      </w:r>
    </w:p>
    <w:p w:rsidR="00DB53EA" w:rsidRPr="006B6954" w:rsidRDefault="00DB53EA" w:rsidP="00DB53EA">
      <w:pPr>
        <w:pStyle w:val="ListParagraph"/>
        <w:numPr>
          <w:ilvl w:val="0"/>
          <w:numId w:val="3"/>
        </w:numPr>
        <w:rPr>
          <w:rFonts w:ascii="Garamond" w:hAnsi="Garamond"/>
          <w:szCs w:val="24"/>
        </w:rPr>
      </w:pPr>
      <w:r w:rsidRPr="006B6954">
        <w:rPr>
          <w:rFonts w:ascii="Garamond" w:hAnsi="Garamond"/>
          <w:szCs w:val="24"/>
        </w:rPr>
        <w:t>Influence of current partial harvesting practices on future regeneration and growth</w:t>
      </w:r>
    </w:p>
    <w:p w:rsidR="00DB53EA" w:rsidRPr="006B6954" w:rsidRDefault="00DB53EA" w:rsidP="00DB53EA">
      <w:pPr>
        <w:pStyle w:val="ListParagraph"/>
        <w:numPr>
          <w:ilvl w:val="0"/>
          <w:numId w:val="3"/>
        </w:numPr>
        <w:rPr>
          <w:rFonts w:ascii="Garamond" w:hAnsi="Garamond"/>
          <w:szCs w:val="24"/>
        </w:rPr>
      </w:pPr>
      <w:r w:rsidRPr="006B6954">
        <w:rPr>
          <w:rFonts w:ascii="Garamond" w:hAnsi="Garamond"/>
          <w:szCs w:val="24"/>
        </w:rPr>
        <w:t xml:space="preserve">Low-cost </w:t>
      </w:r>
      <w:proofErr w:type="spellStart"/>
      <w:r w:rsidRPr="006B6954">
        <w:rPr>
          <w:rFonts w:ascii="Garamond" w:hAnsi="Garamond"/>
          <w:szCs w:val="24"/>
        </w:rPr>
        <w:t>silvicultural</w:t>
      </w:r>
      <w:proofErr w:type="spellEnd"/>
      <w:r w:rsidRPr="006B6954">
        <w:rPr>
          <w:rFonts w:ascii="Garamond" w:hAnsi="Garamond"/>
          <w:szCs w:val="24"/>
        </w:rPr>
        <w:t xml:space="preserve"> systems to improve species composition of natural regeneration</w:t>
      </w:r>
    </w:p>
    <w:p w:rsidR="00DB53EA" w:rsidRPr="006B6954" w:rsidRDefault="00DB53EA" w:rsidP="00DB53EA">
      <w:pPr>
        <w:rPr>
          <w:rFonts w:ascii="Garamond" w:hAnsi="Garamond"/>
          <w:szCs w:val="24"/>
        </w:rPr>
      </w:pPr>
      <w:r w:rsidRPr="00611A22">
        <w:rPr>
          <w:rFonts w:ascii="Garamond" w:hAnsi="Garamond"/>
          <w:b/>
          <w:szCs w:val="24"/>
        </w:rPr>
        <w:t>Prediction</w:t>
      </w:r>
      <w:r w:rsidRPr="006B6954">
        <w:rPr>
          <w:rFonts w:ascii="Garamond" w:hAnsi="Garamond"/>
          <w:szCs w:val="24"/>
        </w:rPr>
        <w:t>: Improved prediction of how changing management and environmental conditions will influence future wood supplies and forest conditions, including:</w:t>
      </w:r>
    </w:p>
    <w:p w:rsidR="00DB53EA" w:rsidRPr="006B6954" w:rsidRDefault="00DB53EA" w:rsidP="00DB53EA">
      <w:pPr>
        <w:pStyle w:val="ListParagraph"/>
        <w:numPr>
          <w:ilvl w:val="0"/>
          <w:numId w:val="4"/>
        </w:numPr>
        <w:rPr>
          <w:rFonts w:ascii="Garamond" w:hAnsi="Garamond"/>
          <w:szCs w:val="24"/>
        </w:rPr>
      </w:pPr>
      <w:r w:rsidRPr="006B6954">
        <w:rPr>
          <w:rFonts w:ascii="Garamond" w:hAnsi="Garamond"/>
          <w:szCs w:val="24"/>
        </w:rPr>
        <w:t>Improving regional growth and yield simulators, such as the Forest Vegetation Simulator and other widely used models</w:t>
      </w:r>
    </w:p>
    <w:p w:rsidR="00DB53EA" w:rsidRPr="006B6954" w:rsidRDefault="00DB53EA" w:rsidP="00DB53EA">
      <w:pPr>
        <w:pStyle w:val="ListParagraph"/>
        <w:numPr>
          <w:ilvl w:val="0"/>
          <w:numId w:val="4"/>
        </w:numPr>
        <w:rPr>
          <w:rFonts w:ascii="Garamond" w:hAnsi="Garamond"/>
          <w:szCs w:val="24"/>
        </w:rPr>
      </w:pPr>
      <w:r w:rsidRPr="006B6954">
        <w:rPr>
          <w:rFonts w:ascii="Garamond" w:hAnsi="Garamond"/>
          <w:szCs w:val="24"/>
        </w:rPr>
        <w:t>Improving forest inventory and monitoring systems and their use in improving prediction of current and future forest conditions at regional, state, and local levels.</w:t>
      </w:r>
    </w:p>
    <w:p w:rsidR="00DB53EA" w:rsidRPr="006B6954" w:rsidRDefault="00DB53EA" w:rsidP="00DB53EA">
      <w:pPr>
        <w:pStyle w:val="ListParagraph"/>
        <w:numPr>
          <w:ilvl w:val="0"/>
          <w:numId w:val="4"/>
        </w:numPr>
        <w:rPr>
          <w:rFonts w:ascii="Garamond" w:hAnsi="Garamond"/>
          <w:szCs w:val="24"/>
        </w:rPr>
      </w:pPr>
      <w:r w:rsidRPr="006B6954">
        <w:rPr>
          <w:rFonts w:ascii="Garamond" w:hAnsi="Garamond"/>
          <w:szCs w:val="24"/>
        </w:rPr>
        <w:t>Decision support systems for large-scale pest outbreaks</w:t>
      </w:r>
    </w:p>
    <w:p w:rsidR="00DB53EA" w:rsidRPr="006B6954" w:rsidRDefault="00DB53EA" w:rsidP="00DB53EA">
      <w:pPr>
        <w:pStyle w:val="ListParagraph"/>
        <w:numPr>
          <w:ilvl w:val="0"/>
          <w:numId w:val="4"/>
        </w:numPr>
        <w:rPr>
          <w:rFonts w:ascii="Garamond" w:hAnsi="Garamond"/>
          <w:szCs w:val="24"/>
        </w:rPr>
      </w:pPr>
      <w:r w:rsidRPr="006B6954">
        <w:rPr>
          <w:rFonts w:ascii="Garamond" w:hAnsi="Garamond"/>
          <w:szCs w:val="24"/>
        </w:rPr>
        <w:t>Influence of forest practices on stand and forest-level carbon dynamics</w:t>
      </w:r>
    </w:p>
    <w:p w:rsidR="00DB53EA" w:rsidRPr="006B6954" w:rsidRDefault="00DB53EA" w:rsidP="00DB53EA">
      <w:pPr>
        <w:pStyle w:val="ListParagraph"/>
        <w:numPr>
          <w:ilvl w:val="0"/>
          <w:numId w:val="4"/>
        </w:numPr>
        <w:rPr>
          <w:rFonts w:ascii="Garamond" w:hAnsi="Garamond"/>
          <w:szCs w:val="24"/>
        </w:rPr>
      </w:pPr>
      <w:r w:rsidRPr="006B6954">
        <w:rPr>
          <w:rFonts w:ascii="Garamond" w:hAnsi="Garamond"/>
          <w:szCs w:val="24"/>
        </w:rPr>
        <w:t>Forest growth and species response to climate change</w:t>
      </w:r>
    </w:p>
    <w:p w:rsidR="006B6954" w:rsidRDefault="00AB6065" w:rsidP="006B6954">
      <w:pPr>
        <w:pStyle w:val="ListParagraph"/>
        <w:ind w:left="0"/>
        <w:rPr>
          <w:rFonts w:ascii="Garamond" w:hAnsi="Garamond"/>
          <w:b/>
          <w:color w:val="000000"/>
        </w:rPr>
      </w:pPr>
      <w:r>
        <w:rPr>
          <w:rFonts w:ascii="Garamond" w:hAnsi="Garamond"/>
          <w:b/>
          <w:color w:val="000000"/>
        </w:rPr>
        <w:lastRenderedPageBreak/>
        <w:t>Project Goals and Supporting Objectives:</w:t>
      </w:r>
    </w:p>
    <w:p w:rsidR="007C57A0" w:rsidRDefault="00DF00AE" w:rsidP="00E92ADA">
      <w:pPr>
        <w:pStyle w:val="ListParagraph"/>
        <w:ind w:left="0" w:firstLine="360"/>
        <w:rPr>
          <w:rFonts w:ascii="Garamond" w:hAnsi="Garamond"/>
          <w:szCs w:val="24"/>
        </w:rPr>
      </w:pPr>
      <w:r>
        <w:rPr>
          <w:rFonts w:ascii="Garamond" w:hAnsi="Garamond"/>
          <w:color w:val="000000"/>
        </w:rPr>
        <w:t xml:space="preserve">It is well accepted </w:t>
      </w:r>
      <w:r w:rsidR="00675686">
        <w:rPr>
          <w:rFonts w:ascii="Garamond" w:hAnsi="Garamond"/>
          <w:color w:val="000000"/>
        </w:rPr>
        <w:t>that</w:t>
      </w:r>
      <w:r w:rsidR="00402742" w:rsidRPr="00402742">
        <w:rPr>
          <w:rFonts w:ascii="Garamond" w:hAnsi="Garamond"/>
          <w:color w:val="000000"/>
        </w:rPr>
        <w:t xml:space="preserve"> </w:t>
      </w:r>
      <w:r w:rsidR="00E6093A">
        <w:rPr>
          <w:rFonts w:ascii="Garamond" w:hAnsi="Garamond"/>
          <w:color w:val="000000"/>
        </w:rPr>
        <w:t>making use of</w:t>
      </w:r>
      <w:r w:rsidR="00402742">
        <w:rPr>
          <w:rFonts w:ascii="Garamond" w:hAnsi="Garamond"/>
          <w:color w:val="000000"/>
        </w:rPr>
        <w:t xml:space="preserve"> natural disturbance based </w:t>
      </w:r>
      <w:proofErr w:type="spellStart"/>
      <w:r w:rsidR="00402742">
        <w:rPr>
          <w:rFonts w:ascii="Garamond" w:hAnsi="Garamond"/>
          <w:color w:val="000000"/>
        </w:rPr>
        <w:t>silvicultur</w:t>
      </w:r>
      <w:r w:rsidR="0022050D">
        <w:rPr>
          <w:rFonts w:ascii="Garamond" w:hAnsi="Garamond"/>
          <w:color w:val="000000"/>
        </w:rPr>
        <w:t>e</w:t>
      </w:r>
      <w:proofErr w:type="spellEnd"/>
      <w:r w:rsidR="00402742">
        <w:rPr>
          <w:rFonts w:ascii="Garamond" w:hAnsi="Garamond"/>
          <w:color w:val="000000"/>
        </w:rPr>
        <w:t xml:space="preserve"> (NDBS) to enhance</w:t>
      </w:r>
      <w:r>
        <w:rPr>
          <w:rFonts w:ascii="Garamond" w:hAnsi="Garamond"/>
          <w:color w:val="000000"/>
        </w:rPr>
        <w:t xml:space="preserve"> structural heterogeneity</w:t>
      </w:r>
      <w:r w:rsidR="00675686">
        <w:rPr>
          <w:rFonts w:ascii="Garamond" w:hAnsi="Garamond"/>
          <w:color w:val="000000"/>
        </w:rPr>
        <w:t xml:space="preserve"> </w:t>
      </w:r>
      <w:r w:rsidR="00887332">
        <w:rPr>
          <w:rFonts w:ascii="Garamond" w:hAnsi="Garamond"/>
          <w:color w:val="000000"/>
        </w:rPr>
        <w:t xml:space="preserve">in managed forest systems </w:t>
      </w:r>
      <w:r w:rsidR="00675686">
        <w:rPr>
          <w:rFonts w:ascii="Garamond" w:hAnsi="Garamond"/>
          <w:color w:val="000000"/>
        </w:rPr>
        <w:t xml:space="preserve">across space and time </w:t>
      </w:r>
      <w:r w:rsidR="00885B01">
        <w:rPr>
          <w:rFonts w:ascii="Garamond" w:hAnsi="Garamond"/>
          <w:color w:val="000000"/>
        </w:rPr>
        <w:t>can help</w:t>
      </w:r>
      <w:r>
        <w:rPr>
          <w:rFonts w:ascii="Garamond" w:hAnsi="Garamond"/>
          <w:color w:val="000000"/>
        </w:rPr>
        <w:t xml:space="preserve"> </w:t>
      </w:r>
      <w:r w:rsidR="00887332">
        <w:rPr>
          <w:rFonts w:ascii="Garamond" w:hAnsi="Garamond"/>
          <w:color w:val="000000"/>
        </w:rPr>
        <w:t xml:space="preserve">protect </w:t>
      </w:r>
      <w:r>
        <w:rPr>
          <w:rFonts w:ascii="Garamond" w:hAnsi="Garamond"/>
          <w:color w:val="000000"/>
        </w:rPr>
        <w:t>b</w:t>
      </w:r>
      <w:r w:rsidR="00675686">
        <w:rPr>
          <w:rFonts w:ascii="Garamond" w:hAnsi="Garamond"/>
          <w:color w:val="000000"/>
        </w:rPr>
        <w:t>iodiversity</w:t>
      </w:r>
      <w:r w:rsidR="00885B01">
        <w:rPr>
          <w:rFonts w:ascii="Garamond" w:hAnsi="Garamond"/>
          <w:color w:val="000000"/>
        </w:rPr>
        <w:t xml:space="preserve"> and </w:t>
      </w:r>
      <w:r w:rsidR="00887332">
        <w:rPr>
          <w:rFonts w:ascii="Garamond" w:hAnsi="Garamond"/>
          <w:color w:val="000000"/>
        </w:rPr>
        <w:t xml:space="preserve">maintain </w:t>
      </w:r>
      <w:r w:rsidR="00885B01">
        <w:rPr>
          <w:rFonts w:ascii="Garamond" w:hAnsi="Garamond"/>
          <w:color w:val="000000"/>
        </w:rPr>
        <w:t>ecosystem resilience</w:t>
      </w:r>
      <w:r w:rsidR="00887332">
        <w:rPr>
          <w:rFonts w:ascii="Garamond" w:hAnsi="Garamond"/>
          <w:color w:val="000000"/>
        </w:rPr>
        <w:t xml:space="preserve">. </w:t>
      </w:r>
      <w:r w:rsidR="00675686">
        <w:rPr>
          <w:rFonts w:ascii="Garamond" w:hAnsi="Garamond"/>
          <w:color w:val="000000"/>
        </w:rPr>
        <w:t>T</w:t>
      </w:r>
      <w:r w:rsidR="00885B01">
        <w:rPr>
          <w:rFonts w:ascii="Garamond" w:hAnsi="Garamond"/>
          <w:color w:val="000000"/>
        </w:rPr>
        <w:t xml:space="preserve">he tradeoffs these strategies incur </w:t>
      </w:r>
      <w:r>
        <w:rPr>
          <w:rFonts w:ascii="Garamond" w:hAnsi="Garamond"/>
          <w:color w:val="000000"/>
        </w:rPr>
        <w:t xml:space="preserve">in terms of traditional, fundamentally important metrics of forest management are not well </w:t>
      </w:r>
      <w:r w:rsidR="00675686">
        <w:rPr>
          <w:rFonts w:ascii="Garamond" w:hAnsi="Garamond"/>
          <w:color w:val="000000"/>
        </w:rPr>
        <w:t>understood, however</w:t>
      </w:r>
      <w:r>
        <w:rPr>
          <w:rFonts w:ascii="Garamond" w:hAnsi="Garamond"/>
          <w:color w:val="000000"/>
        </w:rPr>
        <w:t xml:space="preserve">. </w:t>
      </w:r>
      <w:r w:rsidR="007C57A0">
        <w:rPr>
          <w:rFonts w:ascii="Garamond" w:hAnsi="Garamond"/>
          <w:color w:val="000000"/>
        </w:rPr>
        <w:t>Our</w:t>
      </w:r>
      <w:r w:rsidR="00AB6065" w:rsidRPr="008B7129">
        <w:rPr>
          <w:rFonts w:ascii="Garamond" w:hAnsi="Garamond"/>
          <w:color w:val="000000"/>
        </w:rPr>
        <w:t xml:space="preserve"> main goal is to quantify</w:t>
      </w:r>
      <w:r w:rsidR="00AB6065">
        <w:rPr>
          <w:rFonts w:ascii="Garamond" w:hAnsi="Garamond"/>
          <w:b/>
          <w:color w:val="000000"/>
        </w:rPr>
        <w:t xml:space="preserve"> </w:t>
      </w:r>
      <w:r w:rsidR="00AB6065" w:rsidRPr="000A424B">
        <w:rPr>
          <w:rFonts w:ascii="Garamond" w:hAnsi="Garamond"/>
          <w:szCs w:val="24"/>
        </w:rPr>
        <w:t xml:space="preserve">the </w:t>
      </w:r>
      <w:r w:rsidR="007C57A0">
        <w:rPr>
          <w:rFonts w:ascii="Garamond" w:hAnsi="Garamond"/>
          <w:szCs w:val="24"/>
        </w:rPr>
        <w:t xml:space="preserve">effects of </w:t>
      </w:r>
      <w:r w:rsidR="00495BE5">
        <w:rPr>
          <w:rFonts w:ascii="Garamond" w:hAnsi="Garamond"/>
          <w:szCs w:val="24"/>
        </w:rPr>
        <w:t xml:space="preserve">using novel gap-based variable retention NDBS systems to </w:t>
      </w:r>
      <w:r>
        <w:rPr>
          <w:rFonts w:ascii="Garamond" w:hAnsi="Garamond"/>
          <w:szCs w:val="24"/>
        </w:rPr>
        <w:t>manag</w:t>
      </w:r>
      <w:r w:rsidR="00495BE5">
        <w:rPr>
          <w:rFonts w:ascii="Garamond" w:hAnsi="Garamond"/>
          <w:szCs w:val="24"/>
        </w:rPr>
        <w:t>e</w:t>
      </w:r>
      <w:r>
        <w:rPr>
          <w:rFonts w:ascii="Garamond" w:hAnsi="Garamond"/>
          <w:szCs w:val="24"/>
        </w:rPr>
        <w:t xml:space="preserve"> for forest complexity </w:t>
      </w:r>
      <w:r w:rsidR="007C57A0">
        <w:rPr>
          <w:rFonts w:ascii="Garamond" w:hAnsi="Garamond"/>
          <w:szCs w:val="24"/>
        </w:rPr>
        <w:t xml:space="preserve">on </w:t>
      </w:r>
      <w:r w:rsidR="000A296C">
        <w:rPr>
          <w:rFonts w:ascii="Garamond" w:hAnsi="Garamond"/>
          <w:szCs w:val="24"/>
        </w:rPr>
        <w:t xml:space="preserve">the pattern and process of </w:t>
      </w:r>
      <w:r>
        <w:rPr>
          <w:rFonts w:ascii="Garamond" w:hAnsi="Garamond"/>
          <w:szCs w:val="24"/>
        </w:rPr>
        <w:t xml:space="preserve">productivity </w:t>
      </w:r>
      <w:r w:rsidR="00675686">
        <w:rPr>
          <w:rFonts w:ascii="Garamond" w:hAnsi="Garamond"/>
          <w:szCs w:val="24"/>
        </w:rPr>
        <w:t>and</w:t>
      </w:r>
      <w:r w:rsidR="00C97F54">
        <w:rPr>
          <w:rFonts w:ascii="Garamond" w:hAnsi="Garamond"/>
          <w:szCs w:val="24"/>
        </w:rPr>
        <w:t xml:space="preserve"> </w:t>
      </w:r>
      <w:r w:rsidR="000F646A">
        <w:rPr>
          <w:rFonts w:ascii="Garamond" w:hAnsi="Garamond"/>
          <w:szCs w:val="24"/>
        </w:rPr>
        <w:t>regeneration dynamics</w:t>
      </w:r>
      <w:r w:rsidR="00C97F54">
        <w:rPr>
          <w:rFonts w:ascii="Garamond" w:hAnsi="Garamond"/>
          <w:szCs w:val="24"/>
        </w:rPr>
        <w:t xml:space="preserve"> </w:t>
      </w:r>
      <w:r w:rsidR="007C57A0">
        <w:rPr>
          <w:rFonts w:ascii="Garamond" w:hAnsi="Garamond"/>
          <w:szCs w:val="24"/>
        </w:rPr>
        <w:t>using a combination of long-term permanent plot data and newl</w:t>
      </w:r>
      <w:r w:rsidR="00824B22">
        <w:rPr>
          <w:rFonts w:ascii="Garamond" w:hAnsi="Garamond"/>
          <w:szCs w:val="24"/>
        </w:rPr>
        <w:t>y installed monitoring efforts</w:t>
      </w:r>
      <w:r w:rsidR="00402742">
        <w:rPr>
          <w:rFonts w:ascii="Garamond" w:hAnsi="Garamond"/>
          <w:szCs w:val="24"/>
        </w:rPr>
        <w:t xml:space="preserve">. </w:t>
      </w:r>
      <w:r w:rsidR="00852A7E">
        <w:rPr>
          <w:rFonts w:ascii="Garamond" w:hAnsi="Garamond"/>
          <w:szCs w:val="24"/>
        </w:rPr>
        <w:t>Our specific objectives will center on testing the following null hypotheses</w:t>
      </w:r>
      <w:r w:rsidR="000F646A">
        <w:rPr>
          <w:rFonts w:ascii="Garamond" w:hAnsi="Garamond"/>
          <w:szCs w:val="24"/>
        </w:rPr>
        <w:t xml:space="preserve"> regarding the productivity and competitive dynamics of </w:t>
      </w:r>
      <w:r w:rsidR="000F646A">
        <w:rPr>
          <w:rFonts w:ascii="Garamond" w:hAnsi="Garamond"/>
          <w:szCs w:val="24"/>
        </w:rPr>
        <w:t>regeneration and retention layers within harvest gaps</w:t>
      </w:r>
      <w:r w:rsidR="00852A7E">
        <w:rPr>
          <w:rFonts w:ascii="Garamond" w:hAnsi="Garamond"/>
          <w:szCs w:val="24"/>
        </w:rPr>
        <w:t>:</w:t>
      </w:r>
    </w:p>
    <w:p w:rsidR="00887332" w:rsidRDefault="00887332" w:rsidP="006B6954">
      <w:pPr>
        <w:pStyle w:val="ListParagraph"/>
        <w:ind w:left="0" w:firstLine="360"/>
        <w:rPr>
          <w:rFonts w:ascii="Garamond" w:hAnsi="Garamond"/>
          <w:szCs w:val="24"/>
        </w:rPr>
      </w:pPr>
    </w:p>
    <w:p w:rsidR="00107A6B" w:rsidRPr="00107A6B" w:rsidRDefault="00107A6B" w:rsidP="00107A6B">
      <w:pPr>
        <w:pStyle w:val="ListParagraph"/>
        <w:numPr>
          <w:ilvl w:val="0"/>
          <w:numId w:val="8"/>
        </w:numPr>
        <w:rPr>
          <w:rFonts w:ascii="Garamond" w:hAnsi="Garamond"/>
          <w:szCs w:val="24"/>
        </w:rPr>
      </w:pPr>
      <w:r w:rsidRPr="00107A6B">
        <w:rPr>
          <w:rFonts w:ascii="Garamond" w:hAnsi="Garamond"/>
          <w:b/>
          <w:szCs w:val="24"/>
        </w:rPr>
        <w:t>Survival of retention trees</w:t>
      </w:r>
      <w:r>
        <w:rPr>
          <w:rFonts w:ascii="Garamond" w:hAnsi="Garamond"/>
          <w:szCs w:val="24"/>
        </w:rPr>
        <w:t xml:space="preserve"> is not different among species, nor does it depend on</w:t>
      </w:r>
      <w:r w:rsidR="00E468A3">
        <w:rPr>
          <w:rFonts w:ascii="Garamond" w:hAnsi="Garamond"/>
          <w:szCs w:val="24"/>
        </w:rPr>
        <w:t xml:space="preserve"> spatial relationships to other residual structure</w:t>
      </w:r>
      <w:r>
        <w:rPr>
          <w:rFonts w:ascii="Garamond" w:hAnsi="Garamond"/>
          <w:szCs w:val="24"/>
        </w:rPr>
        <w:t>.</w:t>
      </w:r>
    </w:p>
    <w:p w:rsidR="00976A34" w:rsidRDefault="00107A6B" w:rsidP="00887332">
      <w:pPr>
        <w:pStyle w:val="ListParagraph"/>
        <w:numPr>
          <w:ilvl w:val="0"/>
          <w:numId w:val="8"/>
        </w:numPr>
        <w:rPr>
          <w:rFonts w:ascii="Garamond" w:hAnsi="Garamond"/>
          <w:szCs w:val="24"/>
        </w:rPr>
      </w:pPr>
      <w:r w:rsidRPr="00E468A3">
        <w:rPr>
          <w:rFonts w:ascii="Garamond" w:hAnsi="Garamond"/>
          <w:b/>
          <w:szCs w:val="24"/>
        </w:rPr>
        <w:t xml:space="preserve">Growth and gas exchange rates </w:t>
      </w:r>
      <w:r w:rsidR="00E468A3" w:rsidRPr="00E468A3">
        <w:rPr>
          <w:rFonts w:ascii="Garamond" w:hAnsi="Garamond"/>
          <w:b/>
          <w:szCs w:val="24"/>
        </w:rPr>
        <w:t>of retention trees</w:t>
      </w:r>
      <w:r w:rsidR="00E468A3">
        <w:rPr>
          <w:rFonts w:ascii="Garamond" w:hAnsi="Garamond"/>
          <w:szCs w:val="24"/>
        </w:rPr>
        <w:t xml:space="preserve"> do</w:t>
      </w:r>
      <w:r w:rsidR="00976A34">
        <w:rPr>
          <w:rFonts w:ascii="Garamond" w:hAnsi="Garamond"/>
          <w:szCs w:val="24"/>
        </w:rPr>
        <w:t xml:space="preserve"> </w:t>
      </w:r>
      <w:r w:rsidR="00E468A3">
        <w:rPr>
          <w:rFonts w:ascii="Garamond" w:hAnsi="Garamond"/>
          <w:szCs w:val="24"/>
        </w:rPr>
        <w:t xml:space="preserve">not show patterns of </w:t>
      </w:r>
      <w:r w:rsidR="00A34D79">
        <w:rPr>
          <w:rFonts w:ascii="Garamond" w:hAnsi="Garamond"/>
          <w:szCs w:val="24"/>
        </w:rPr>
        <w:t xml:space="preserve">release </w:t>
      </w:r>
      <w:r w:rsidR="00976A34">
        <w:rPr>
          <w:rFonts w:ascii="Garamond" w:hAnsi="Garamond"/>
          <w:szCs w:val="24"/>
        </w:rPr>
        <w:t>following harvest</w:t>
      </w:r>
      <w:r w:rsidR="008138B0">
        <w:rPr>
          <w:rFonts w:ascii="Garamond" w:hAnsi="Garamond"/>
          <w:szCs w:val="24"/>
        </w:rPr>
        <w:t>, regardless of species</w:t>
      </w:r>
      <w:r w:rsidR="00E468A3">
        <w:rPr>
          <w:rFonts w:ascii="Garamond" w:hAnsi="Garamond"/>
          <w:szCs w:val="24"/>
        </w:rPr>
        <w:t xml:space="preserve"> or spatial relationships to other residual structure</w:t>
      </w:r>
      <w:r w:rsidR="00976A34">
        <w:rPr>
          <w:rFonts w:ascii="Garamond" w:hAnsi="Garamond"/>
          <w:szCs w:val="24"/>
        </w:rPr>
        <w:t>.</w:t>
      </w:r>
    </w:p>
    <w:p w:rsidR="00EC691A" w:rsidRPr="00A34D79" w:rsidRDefault="000F646A" w:rsidP="00A34D79">
      <w:pPr>
        <w:pStyle w:val="ListParagraph"/>
        <w:numPr>
          <w:ilvl w:val="0"/>
          <w:numId w:val="8"/>
        </w:numPr>
        <w:rPr>
          <w:rFonts w:ascii="Garamond" w:hAnsi="Garamond"/>
          <w:szCs w:val="24"/>
        </w:rPr>
      </w:pPr>
      <w:r w:rsidRPr="00107A6B">
        <w:rPr>
          <w:rFonts w:ascii="Garamond" w:hAnsi="Garamond"/>
          <w:b/>
          <w:szCs w:val="24"/>
        </w:rPr>
        <w:t>R</w:t>
      </w:r>
      <w:r w:rsidR="00EC691A" w:rsidRPr="00107A6B">
        <w:rPr>
          <w:rFonts w:ascii="Garamond" w:hAnsi="Garamond"/>
          <w:b/>
          <w:szCs w:val="24"/>
        </w:rPr>
        <w:t xml:space="preserve">etention tree </w:t>
      </w:r>
      <w:r w:rsidR="00E468A3">
        <w:rPr>
          <w:rFonts w:ascii="Garamond" w:hAnsi="Garamond"/>
          <w:b/>
          <w:szCs w:val="24"/>
        </w:rPr>
        <w:t xml:space="preserve">leaf area and </w:t>
      </w:r>
      <w:r w:rsidR="00F000E6" w:rsidRPr="00107A6B">
        <w:rPr>
          <w:rFonts w:ascii="Garamond" w:hAnsi="Garamond"/>
          <w:b/>
          <w:szCs w:val="24"/>
        </w:rPr>
        <w:t>growth efficiency</w:t>
      </w:r>
      <w:r w:rsidR="00F000E6">
        <w:rPr>
          <w:rFonts w:ascii="Garamond" w:hAnsi="Garamond"/>
          <w:szCs w:val="24"/>
        </w:rPr>
        <w:t xml:space="preserve"> is not dependent on spatial relationships to other residual structures</w:t>
      </w:r>
      <w:r w:rsidR="00E468A3">
        <w:rPr>
          <w:rFonts w:ascii="Garamond" w:hAnsi="Garamond"/>
          <w:szCs w:val="24"/>
        </w:rPr>
        <w:t>,</w:t>
      </w:r>
      <w:r w:rsidR="00E468A3" w:rsidRPr="00E468A3">
        <w:rPr>
          <w:rFonts w:ascii="Garamond" w:hAnsi="Garamond"/>
          <w:szCs w:val="24"/>
        </w:rPr>
        <w:t xml:space="preserve"> </w:t>
      </w:r>
      <w:r w:rsidR="00E468A3">
        <w:rPr>
          <w:rFonts w:ascii="Garamond" w:hAnsi="Garamond"/>
          <w:szCs w:val="24"/>
        </w:rPr>
        <w:t xml:space="preserve">and fraction of reserve tree canopy projection area to total gap area is not different from the fraction of </w:t>
      </w:r>
      <w:r w:rsidR="00E468A3">
        <w:rPr>
          <w:rFonts w:ascii="Garamond" w:hAnsi="Garamond"/>
          <w:szCs w:val="24"/>
        </w:rPr>
        <w:t xml:space="preserve">total </w:t>
      </w:r>
      <w:r w:rsidR="00E468A3">
        <w:rPr>
          <w:rFonts w:ascii="Garamond" w:hAnsi="Garamond"/>
          <w:szCs w:val="24"/>
        </w:rPr>
        <w:t xml:space="preserve">basal area </w:t>
      </w:r>
      <w:r w:rsidR="00E468A3">
        <w:rPr>
          <w:rFonts w:ascii="Garamond" w:hAnsi="Garamond"/>
          <w:szCs w:val="24"/>
        </w:rPr>
        <w:t>designated for</w:t>
      </w:r>
      <w:r w:rsidR="00E468A3">
        <w:rPr>
          <w:rFonts w:ascii="Garamond" w:hAnsi="Garamond"/>
          <w:szCs w:val="24"/>
        </w:rPr>
        <w:t xml:space="preserve"> retention at the time of harvest</w:t>
      </w:r>
    </w:p>
    <w:p w:rsidR="00386C93" w:rsidRDefault="00386C93" w:rsidP="00A34D79">
      <w:pPr>
        <w:pStyle w:val="ListParagraph"/>
        <w:numPr>
          <w:ilvl w:val="0"/>
          <w:numId w:val="8"/>
        </w:numPr>
        <w:rPr>
          <w:rFonts w:ascii="Garamond" w:hAnsi="Garamond"/>
          <w:szCs w:val="24"/>
        </w:rPr>
      </w:pPr>
      <w:r w:rsidRPr="00107A6B">
        <w:rPr>
          <w:rFonts w:ascii="Garamond" w:hAnsi="Garamond"/>
          <w:b/>
          <w:szCs w:val="24"/>
        </w:rPr>
        <w:t>C</w:t>
      </w:r>
      <w:r w:rsidR="00BD27AC" w:rsidRPr="00107A6B">
        <w:rPr>
          <w:rFonts w:ascii="Garamond" w:hAnsi="Garamond"/>
          <w:b/>
          <w:szCs w:val="24"/>
        </w:rPr>
        <w:t xml:space="preserve">omposition </w:t>
      </w:r>
      <w:r w:rsidR="0022050D" w:rsidRPr="00107A6B">
        <w:rPr>
          <w:rFonts w:ascii="Garamond" w:hAnsi="Garamond"/>
          <w:b/>
          <w:szCs w:val="24"/>
        </w:rPr>
        <w:t>of regeneration</w:t>
      </w:r>
      <w:r w:rsidR="0022050D">
        <w:rPr>
          <w:rFonts w:ascii="Garamond" w:hAnsi="Garamond"/>
          <w:szCs w:val="24"/>
        </w:rPr>
        <w:t xml:space="preserve"> </w:t>
      </w:r>
      <w:r w:rsidR="00BD27AC" w:rsidRPr="00386C93">
        <w:rPr>
          <w:rFonts w:ascii="Garamond" w:hAnsi="Garamond"/>
          <w:szCs w:val="24"/>
        </w:rPr>
        <w:t>in the harvest gaps is ident</w:t>
      </w:r>
      <w:r w:rsidR="008138B0">
        <w:rPr>
          <w:rFonts w:ascii="Garamond" w:hAnsi="Garamond"/>
          <w:szCs w:val="24"/>
        </w:rPr>
        <w:t xml:space="preserve">ical to the original stand, </w:t>
      </w:r>
      <w:r w:rsidR="00BD27AC" w:rsidRPr="00386C93">
        <w:rPr>
          <w:rFonts w:ascii="Garamond" w:hAnsi="Garamond"/>
          <w:szCs w:val="24"/>
        </w:rPr>
        <w:t>is driven entirely by the prese</w:t>
      </w:r>
      <w:r w:rsidR="00F000E6">
        <w:rPr>
          <w:rFonts w:ascii="Garamond" w:hAnsi="Garamond"/>
          <w:szCs w:val="24"/>
        </w:rPr>
        <w:t xml:space="preserve">nce of advance regeneration, </w:t>
      </w:r>
      <w:r w:rsidR="007742DE">
        <w:rPr>
          <w:rFonts w:ascii="Garamond" w:hAnsi="Garamond"/>
          <w:szCs w:val="24"/>
        </w:rPr>
        <w:t>and</w:t>
      </w:r>
      <w:r w:rsidR="00E468A3">
        <w:rPr>
          <w:rFonts w:ascii="Garamond" w:hAnsi="Garamond"/>
          <w:szCs w:val="24"/>
        </w:rPr>
        <w:t xml:space="preserve"> is unaffected</w:t>
      </w:r>
      <w:r w:rsidR="00E468A3" w:rsidRPr="00E468A3">
        <w:rPr>
          <w:rFonts w:ascii="Garamond" w:hAnsi="Garamond"/>
          <w:szCs w:val="24"/>
        </w:rPr>
        <w:t xml:space="preserve"> </w:t>
      </w:r>
      <w:r w:rsidR="00E468A3">
        <w:rPr>
          <w:rFonts w:ascii="Garamond" w:hAnsi="Garamond"/>
          <w:szCs w:val="24"/>
        </w:rPr>
        <w:t>by spatial position relative to gap edges and reserve trees</w:t>
      </w:r>
      <w:r w:rsidR="001E6D2E">
        <w:rPr>
          <w:rFonts w:ascii="Garamond" w:hAnsi="Garamond"/>
          <w:szCs w:val="24"/>
        </w:rPr>
        <w:t>,</w:t>
      </w:r>
      <w:r w:rsidR="00E468A3">
        <w:rPr>
          <w:rFonts w:ascii="Garamond" w:hAnsi="Garamond"/>
          <w:szCs w:val="24"/>
        </w:rPr>
        <w:t xml:space="preserve"> regardless of reserve tree species and crown characteristics such as leaf area and canopy projection area.</w:t>
      </w:r>
    </w:p>
    <w:p w:rsidR="008138B0" w:rsidRDefault="00E468A3" w:rsidP="00A34D79">
      <w:pPr>
        <w:pStyle w:val="ListParagraph"/>
        <w:numPr>
          <w:ilvl w:val="0"/>
          <w:numId w:val="8"/>
        </w:numPr>
        <w:rPr>
          <w:rFonts w:ascii="Garamond" w:hAnsi="Garamond"/>
          <w:szCs w:val="24"/>
        </w:rPr>
      </w:pPr>
      <w:r>
        <w:rPr>
          <w:rFonts w:ascii="Garamond" w:hAnsi="Garamond"/>
          <w:b/>
          <w:szCs w:val="24"/>
        </w:rPr>
        <w:t>G</w:t>
      </w:r>
      <w:r w:rsidR="008138B0" w:rsidRPr="00107A6B">
        <w:rPr>
          <w:rFonts w:ascii="Garamond" w:hAnsi="Garamond"/>
          <w:b/>
          <w:szCs w:val="24"/>
        </w:rPr>
        <w:t>rowth</w:t>
      </w:r>
      <w:r>
        <w:rPr>
          <w:rFonts w:ascii="Garamond" w:hAnsi="Garamond"/>
          <w:b/>
          <w:szCs w:val="24"/>
        </w:rPr>
        <w:t>, leaf area, and growth efficiency</w:t>
      </w:r>
      <w:r w:rsidR="000F646A" w:rsidRPr="00107A6B">
        <w:rPr>
          <w:rFonts w:ascii="Garamond" w:hAnsi="Garamond"/>
          <w:b/>
          <w:szCs w:val="24"/>
        </w:rPr>
        <w:t xml:space="preserve"> </w:t>
      </w:r>
      <w:r w:rsidR="00107A6B" w:rsidRPr="00107A6B">
        <w:rPr>
          <w:rFonts w:ascii="Garamond" w:hAnsi="Garamond"/>
          <w:b/>
          <w:szCs w:val="24"/>
        </w:rPr>
        <w:t>of dominant regeneration</w:t>
      </w:r>
      <w:r w:rsidR="00107A6B">
        <w:rPr>
          <w:rFonts w:ascii="Garamond" w:hAnsi="Garamond"/>
          <w:szCs w:val="24"/>
        </w:rPr>
        <w:t xml:space="preserve"> is </w:t>
      </w:r>
      <w:r w:rsidR="000F646A">
        <w:rPr>
          <w:rFonts w:ascii="Garamond" w:hAnsi="Garamond"/>
          <w:szCs w:val="24"/>
        </w:rPr>
        <w:t>driven entirely by neighborhood c</w:t>
      </w:r>
      <w:r w:rsidR="00107A6B">
        <w:rPr>
          <w:rFonts w:ascii="Garamond" w:hAnsi="Garamond"/>
          <w:szCs w:val="24"/>
        </w:rPr>
        <w:t>ompetitive dynamics, and is thus</w:t>
      </w:r>
      <w:r w:rsidR="000F646A">
        <w:rPr>
          <w:rFonts w:ascii="Garamond" w:hAnsi="Garamond"/>
          <w:szCs w:val="24"/>
        </w:rPr>
        <w:t xml:space="preserve"> </w:t>
      </w:r>
      <w:r w:rsidR="008138B0">
        <w:rPr>
          <w:rFonts w:ascii="Garamond" w:hAnsi="Garamond"/>
          <w:szCs w:val="24"/>
        </w:rPr>
        <w:t>unaffected by spatial positio</w:t>
      </w:r>
      <w:r w:rsidR="00EC691A">
        <w:rPr>
          <w:rFonts w:ascii="Garamond" w:hAnsi="Garamond"/>
          <w:szCs w:val="24"/>
        </w:rPr>
        <w:t>n relative to gap edges and r</w:t>
      </w:r>
      <w:r w:rsidR="00107A6B">
        <w:rPr>
          <w:rFonts w:ascii="Garamond" w:hAnsi="Garamond"/>
          <w:szCs w:val="24"/>
        </w:rPr>
        <w:t>eserve</w:t>
      </w:r>
      <w:r w:rsidR="00EC691A">
        <w:rPr>
          <w:rFonts w:ascii="Garamond" w:hAnsi="Garamond"/>
          <w:szCs w:val="24"/>
        </w:rPr>
        <w:t xml:space="preserve"> trees</w:t>
      </w:r>
      <w:r w:rsidR="000F646A">
        <w:rPr>
          <w:rFonts w:ascii="Garamond" w:hAnsi="Garamond"/>
          <w:szCs w:val="24"/>
        </w:rPr>
        <w:t>, regardless of</w:t>
      </w:r>
      <w:r w:rsidR="00EC691A">
        <w:rPr>
          <w:rFonts w:ascii="Garamond" w:hAnsi="Garamond"/>
          <w:szCs w:val="24"/>
        </w:rPr>
        <w:t xml:space="preserve"> </w:t>
      </w:r>
      <w:r w:rsidR="00107A6B">
        <w:rPr>
          <w:rFonts w:ascii="Garamond" w:hAnsi="Garamond"/>
          <w:szCs w:val="24"/>
        </w:rPr>
        <w:t>reserve</w:t>
      </w:r>
      <w:r w:rsidR="000F646A">
        <w:rPr>
          <w:rFonts w:ascii="Garamond" w:hAnsi="Garamond"/>
          <w:szCs w:val="24"/>
        </w:rPr>
        <w:t xml:space="preserve"> tree species and crown characteristics</w:t>
      </w:r>
      <w:r>
        <w:rPr>
          <w:rFonts w:ascii="Garamond" w:hAnsi="Garamond"/>
          <w:szCs w:val="24"/>
        </w:rPr>
        <w:t>.</w:t>
      </w:r>
    </w:p>
    <w:p w:rsidR="00107A6B" w:rsidRPr="00107A6B" w:rsidRDefault="00107A6B" w:rsidP="00107A6B">
      <w:pPr>
        <w:pStyle w:val="ListParagraph"/>
        <w:numPr>
          <w:ilvl w:val="0"/>
          <w:numId w:val="8"/>
        </w:numPr>
        <w:rPr>
          <w:rFonts w:ascii="Garamond" w:hAnsi="Garamond"/>
          <w:b/>
          <w:color w:val="000000"/>
        </w:rPr>
      </w:pPr>
      <w:r w:rsidRPr="00107A6B">
        <w:rPr>
          <w:rFonts w:ascii="Garamond" w:hAnsi="Garamond"/>
          <w:b/>
          <w:szCs w:val="24"/>
        </w:rPr>
        <w:t xml:space="preserve">Gas exchange rates of dominant regeneration </w:t>
      </w:r>
      <w:r w:rsidRPr="00107A6B">
        <w:rPr>
          <w:rFonts w:ascii="Garamond" w:hAnsi="Garamond"/>
          <w:szCs w:val="24"/>
        </w:rPr>
        <w:t>foll</w:t>
      </w:r>
      <w:r w:rsidR="00E468A3">
        <w:rPr>
          <w:rFonts w:ascii="Garamond" w:hAnsi="Garamond"/>
          <w:szCs w:val="24"/>
        </w:rPr>
        <w:t xml:space="preserve">owing release are unaffected by </w:t>
      </w:r>
      <w:r>
        <w:rPr>
          <w:rFonts w:ascii="Garamond" w:hAnsi="Garamond"/>
          <w:szCs w:val="24"/>
        </w:rPr>
        <w:t>spatial position relative to gap edges and reserve trees, regardless of reserve tree species and crown characteristics</w:t>
      </w:r>
      <w:r w:rsidR="00E468A3">
        <w:rPr>
          <w:rFonts w:ascii="Garamond" w:hAnsi="Garamond"/>
          <w:szCs w:val="24"/>
        </w:rPr>
        <w:t>.</w:t>
      </w:r>
    </w:p>
    <w:p w:rsidR="00107A6B" w:rsidRPr="00107A6B" w:rsidRDefault="00107A6B" w:rsidP="00107A6B">
      <w:pPr>
        <w:pStyle w:val="ListParagraph"/>
        <w:ind w:left="360"/>
        <w:rPr>
          <w:rFonts w:ascii="Garamond" w:hAnsi="Garamond"/>
          <w:b/>
          <w:color w:val="000000"/>
        </w:rPr>
      </w:pPr>
    </w:p>
    <w:p w:rsidR="00E92ADA" w:rsidRDefault="000D11E9" w:rsidP="00E92ADA">
      <w:pPr>
        <w:rPr>
          <w:rFonts w:ascii="Garamond" w:hAnsi="Garamond"/>
          <w:b/>
          <w:color w:val="000000"/>
        </w:rPr>
      </w:pPr>
      <w:r>
        <w:rPr>
          <w:rFonts w:ascii="Garamond" w:hAnsi="Garamond"/>
          <w:b/>
          <w:color w:val="000000"/>
        </w:rPr>
        <w:t>Project Justification and Relevance:</w:t>
      </w:r>
    </w:p>
    <w:p w:rsidR="00B57140" w:rsidRPr="00E92ADA" w:rsidRDefault="00F000C2" w:rsidP="00E6093A">
      <w:pPr>
        <w:ind w:firstLine="360"/>
        <w:rPr>
          <w:rFonts w:ascii="Garamond" w:hAnsi="Garamond"/>
          <w:b/>
          <w:color w:val="000000"/>
        </w:rPr>
      </w:pPr>
      <w:r w:rsidRPr="00F000C2">
        <w:rPr>
          <w:rFonts w:ascii="Garamond" w:hAnsi="Garamond"/>
          <w:color w:val="000000"/>
        </w:rPr>
        <w:t>Within the</w:t>
      </w:r>
      <w:r w:rsidR="00B572F4">
        <w:rPr>
          <w:rFonts w:ascii="Garamond" w:hAnsi="Garamond"/>
          <w:color w:val="000000"/>
        </w:rPr>
        <w:t xml:space="preserve"> last twenty years </w:t>
      </w:r>
      <w:proofErr w:type="spellStart"/>
      <w:r w:rsidRPr="00F000C2">
        <w:rPr>
          <w:rFonts w:ascii="Garamond" w:hAnsi="Garamond"/>
          <w:color w:val="000000"/>
        </w:rPr>
        <w:t>silvicultural</w:t>
      </w:r>
      <w:proofErr w:type="spellEnd"/>
      <w:r w:rsidRPr="00F000C2">
        <w:rPr>
          <w:rFonts w:ascii="Garamond" w:hAnsi="Garamond"/>
          <w:color w:val="000000"/>
        </w:rPr>
        <w:t xml:space="preserve"> systems designed to </w:t>
      </w:r>
      <w:r w:rsidR="00B51A26">
        <w:rPr>
          <w:rFonts w:ascii="Garamond" w:hAnsi="Garamond"/>
          <w:color w:val="000000"/>
        </w:rPr>
        <w:t>approximate</w:t>
      </w:r>
      <w:r w:rsidRPr="00F000C2">
        <w:rPr>
          <w:rFonts w:ascii="Garamond" w:hAnsi="Garamond"/>
          <w:color w:val="000000"/>
        </w:rPr>
        <w:t xml:space="preserve"> natural disturbance regimes have been suggested </w:t>
      </w:r>
      <w:r w:rsidR="00727AF0">
        <w:rPr>
          <w:rFonts w:ascii="Garamond" w:hAnsi="Garamond"/>
          <w:color w:val="000000"/>
        </w:rPr>
        <w:t xml:space="preserve">as a way to </w:t>
      </w:r>
      <w:r w:rsidR="00B51A26">
        <w:rPr>
          <w:rFonts w:ascii="Garamond" w:hAnsi="Garamond"/>
          <w:color w:val="000000"/>
        </w:rPr>
        <w:t xml:space="preserve">simultaneously </w:t>
      </w:r>
      <w:r w:rsidR="00727AF0">
        <w:rPr>
          <w:rFonts w:ascii="Garamond" w:hAnsi="Garamond"/>
          <w:color w:val="000000"/>
        </w:rPr>
        <w:t xml:space="preserve">manage </w:t>
      </w:r>
      <w:r w:rsidR="00B51A26">
        <w:rPr>
          <w:rFonts w:ascii="Garamond" w:hAnsi="Garamond"/>
          <w:color w:val="000000"/>
        </w:rPr>
        <w:t>for biodiversity and commodities</w:t>
      </w:r>
      <w:r w:rsidR="00733F2D">
        <w:rPr>
          <w:rFonts w:ascii="Garamond" w:hAnsi="Garamond"/>
          <w:color w:val="000000"/>
        </w:rPr>
        <w:t>.</w:t>
      </w:r>
      <w:r w:rsidR="00733F2D" w:rsidRPr="003468D5">
        <w:rPr>
          <w:rFonts w:ascii="Garamond" w:hAnsi="Garamond"/>
          <w:b/>
          <w:color w:val="000000"/>
          <w:vertAlign w:val="superscript"/>
        </w:rPr>
        <w:t>[</w:t>
      </w:r>
      <w:r w:rsidR="00733F2D" w:rsidRPr="00733F2D">
        <w:rPr>
          <w:rFonts w:ascii="Garamond" w:hAnsi="Garamond"/>
          <w:b/>
          <w:color w:val="000000"/>
          <w:vertAlign w:val="superscript"/>
        </w:rPr>
        <w:t>17,10,13]</w:t>
      </w:r>
      <w:r w:rsidRPr="00F000C2">
        <w:rPr>
          <w:rFonts w:ascii="Garamond" w:hAnsi="Garamond"/>
          <w:color w:val="000000"/>
        </w:rPr>
        <w:t xml:space="preserve"> </w:t>
      </w:r>
      <w:r w:rsidR="00733F2D">
        <w:rPr>
          <w:rFonts w:ascii="Garamond" w:hAnsi="Garamond"/>
          <w:color w:val="000000"/>
        </w:rPr>
        <w:t>Pickett and White</w:t>
      </w:r>
      <w:r w:rsidR="00733F2D" w:rsidRPr="003468D5">
        <w:rPr>
          <w:rFonts w:ascii="Garamond" w:hAnsi="Garamond"/>
          <w:b/>
          <w:color w:val="000000"/>
          <w:vertAlign w:val="superscript"/>
        </w:rPr>
        <w:t>[15]</w:t>
      </w:r>
      <w:r w:rsidR="00B57140" w:rsidRPr="00B57140">
        <w:rPr>
          <w:rFonts w:ascii="Garamond" w:hAnsi="Garamond"/>
          <w:color w:val="000000"/>
        </w:rPr>
        <w:t xml:space="preserve"> described the disturbance regime </w:t>
      </w:r>
      <w:r w:rsidR="00B57140">
        <w:rPr>
          <w:rFonts w:ascii="Garamond" w:hAnsi="Garamond"/>
          <w:color w:val="000000"/>
        </w:rPr>
        <w:t>of an ecological system as the ‘</w:t>
      </w:r>
      <w:r w:rsidR="00B57140" w:rsidRPr="00B57140">
        <w:rPr>
          <w:rFonts w:ascii="Garamond" w:hAnsi="Garamond"/>
          <w:color w:val="000000"/>
        </w:rPr>
        <w:t>de</w:t>
      </w:r>
      <w:r w:rsidR="00B57140">
        <w:rPr>
          <w:rFonts w:ascii="Garamond" w:hAnsi="Garamond"/>
          <w:color w:val="000000"/>
        </w:rPr>
        <w:t>mography and dispersion of gaps’</w:t>
      </w:r>
      <w:r w:rsidR="00B57140" w:rsidRPr="00B57140">
        <w:rPr>
          <w:rFonts w:ascii="Garamond" w:hAnsi="Garamond"/>
          <w:color w:val="000000"/>
        </w:rPr>
        <w:t xml:space="preserve"> within that system. Based on the gap-dynamics of the Acadian forest, </w:t>
      </w:r>
      <w:r w:rsidR="00495BE5">
        <w:rPr>
          <w:rFonts w:ascii="Garamond" w:hAnsi="Garamond"/>
          <w:color w:val="000000"/>
        </w:rPr>
        <w:t xml:space="preserve">therefore, </w:t>
      </w:r>
      <w:r w:rsidR="00B57140" w:rsidRPr="00B57140">
        <w:rPr>
          <w:rFonts w:ascii="Garamond" w:hAnsi="Garamond"/>
          <w:color w:val="000000"/>
        </w:rPr>
        <w:t xml:space="preserve">the </w:t>
      </w:r>
      <w:r w:rsidR="00707196">
        <w:rPr>
          <w:rFonts w:ascii="Garamond" w:hAnsi="Garamond"/>
          <w:color w:val="000000"/>
        </w:rPr>
        <w:t xml:space="preserve">nationally prominent </w:t>
      </w:r>
      <w:r w:rsidR="00B57140" w:rsidRPr="00B57140">
        <w:rPr>
          <w:rFonts w:ascii="Garamond" w:hAnsi="Garamond"/>
          <w:color w:val="000000"/>
        </w:rPr>
        <w:t xml:space="preserve">Acadian Forest Ecosystem Project </w:t>
      </w:r>
      <w:r w:rsidR="00B57140">
        <w:rPr>
          <w:rFonts w:ascii="Garamond" w:hAnsi="Garamond"/>
          <w:color w:val="000000"/>
        </w:rPr>
        <w:t xml:space="preserve">(AFERP) </w:t>
      </w:r>
      <w:r w:rsidR="00B57140" w:rsidRPr="00B57140">
        <w:rPr>
          <w:rFonts w:ascii="Garamond" w:hAnsi="Garamond"/>
          <w:color w:val="000000"/>
        </w:rPr>
        <w:t xml:space="preserve">was initiated in 1994 </w:t>
      </w:r>
      <w:r w:rsidR="00B51A26">
        <w:rPr>
          <w:rFonts w:ascii="Garamond" w:hAnsi="Garamond"/>
          <w:color w:val="000000"/>
        </w:rPr>
        <w:t>to</w:t>
      </w:r>
      <w:r w:rsidR="00727AF0">
        <w:rPr>
          <w:rFonts w:ascii="Garamond" w:hAnsi="Garamond"/>
          <w:color w:val="000000"/>
        </w:rPr>
        <w:t xml:space="preserve"> </w:t>
      </w:r>
      <w:r w:rsidR="00B57140" w:rsidRPr="00B57140">
        <w:rPr>
          <w:rFonts w:ascii="Garamond" w:hAnsi="Garamond"/>
          <w:color w:val="000000"/>
        </w:rPr>
        <w:t xml:space="preserve">test </w:t>
      </w:r>
      <w:r w:rsidR="00727AF0">
        <w:rPr>
          <w:rFonts w:ascii="Garamond" w:hAnsi="Garamond"/>
          <w:color w:val="000000"/>
        </w:rPr>
        <w:t xml:space="preserve">natural </w:t>
      </w:r>
      <w:r w:rsidR="00B57140" w:rsidRPr="00B57140">
        <w:rPr>
          <w:rFonts w:ascii="Garamond" w:hAnsi="Garamond"/>
          <w:color w:val="000000"/>
        </w:rPr>
        <w:t xml:space="preserve">disturbance-based </w:t>
      </w:r>
      <w:proofErr w:type="spellStart"/>
      <w:r w:rsidR="00B57140" w:rsidRPr="00B57140">
        <w:rPr>
          <w:rFonts w:ascii="Garamond" w:hAnsi="Garamond"/>
          <w:color w:val="000000"/>
        </w:rPr>
        <w:t>silvicultur</w:t>
      </w:r>
      <w:r w:rsidR="00727AF0">
        <w:rPr>
          <w:rFonts w:ascii="Garamond" w:hAnsi="Garamond"/>
          <w:color w:val="000000"/>
        </w:rPr>
        <w:t>e</w:t>
      </w:r>
      <w:proofErr w:type="spellEnd"/>
      <w:r w:rsidR="005E08DF">
        <w:rPr>
          <w:rFonts w:ascii="Garamond" w:hAnsi="Garamond"/>
          <w:color w:val="000000"/>
        </w:rPr>
        <w:t xml:space="preserve"> </w:t>
      </w:r>
      <w:r w:rsidR="00B51A26">
        <w:rPr>
          <w:rFonts w:ascii="Garamond" w:hAnsi="Garamond"/>
          <w:color w:val="000000"/>
        </w:rPr>
        <w:t>using</w:t>
      </w:r>
      <w:r w:rsidRPr="00F000C2">
        <w:rPr>
          <w:rFonts w:ascii="Garamond" w:hAnsi="Garamond"/>
          <w:color w:val="000000"/>
        </w:rPr>
        <w:t xml:space="preserve"> </w:t>
      </w:r>
      <w:r w:rsidR="000F7D8A">
        <w:rPr>
          <w:rFonts w:ascii="Garamond" w:hAnsi="Garamond"/>
          <w:color w:val="000000"/>
        </w:rPr>
        <w:t xml:space="preserve">two </w:t>
      </w:r>
      <w:r w:rsidRPr="00F000C2">
        <w:rPr>
          <w:rFonts w:ascii="Garamond" w:hAnsi="Garamond"/>
          <w:color w:val="000000"/>
        </w:rPr>
        <w:t xml:space="preserve">expanding-gap regeneration </w:t>
      </w:r>
      <w:r w:rsidR="00F76114">
        <w:rPr>
          <w:rFonts w:ascii="Garamond" w:hAnsi="Garamond"/>
          <w:color w:val="000000"/>
        </w:rPr>
        <w:t>systems with structural retention</w:t>
      </w:r>
      <w:proofErr w:type="gramStart"/>
      <w:r w:rsidR="00733F2D">
        <w:rPr>
          <w:rFonts w:ascii="Garamond" w:hAnsi="Garamond"/>
          <w:color w:val="000000"/>
        </w:rPr>
        <w:t>.</w:t>
      </w:r>
      <w:r w:rsidR="002C45CA">
        <w:rPr>
          <w:rFonts w:ascii="Garamond" w:hAnsi="Garamond"/>
          <w:b/>
          <w:color w:val="000000"/>
          <w:vertAlign w:val="superscript"/>
        </w:rPr>
        <w:t>[</w:t>
      </w:r>
      <w:proofErr w:type="gramEnd"/>
      <w:r w:rsidR="002C45CA">
        <w:rPr>
          <w:rFonts w:ascii="Garamond" w:hAnsi="Garamond"/>
          <w:b/>
          <w:color w:val="000000"/>
          <w:vertAlign w:val="superscript"/>
        </w:rPr>
        <w:t>19,20</w:t>
      </w:r>
      <w:r w:rsidR="00733F2D" w:rsidRPr="003468D5">
        <w:rPr>
          <w:rFonts w:ascii="Garamond" w:hAnsi="Garamond"/>
          <w:b/>
          <w:color w:val="000000"/>
          <w:vertAlign w:val="superscript"/>
        </w:rPr>
        <w:t>]</w:t>
      </w:r>
      <w:r w:rsidR="00733F2D">
        <w:rPr>
          <w:rFonts w:ascii="Garamond" w:hAnsi="Garamond"/>
          <w:color w:val="000000"/>
        </w:rPr>
        <w:t xml:space="preserve"> </w:t>
      </w:r>
      <w:r w:rsidR="00985AA2">
        <w:rPr>
          <w:rFonts w:ascii="Garamond" w:hAnsi="Garamond"/>
          <w:color w:val="000000"/>
        </w:rPr>
        <w:t>I</w:t>
      </w:r>
      <w:r w:rsidR="004D07C1">
        <w:rPr>
          <w:rFonts w:ascii="Garamond" w:hAnsi="Garamond"/>
          <w:color w:val="000000"/>
        </w:rPr>
        <w:t xml:space="preserve">t was </w:t>
      </w:r>
      <w:r w:rsidR="00F76114">
        <w:rPr>
          <w:rFonts w:ascii="Garamond" w:hAnsi="Garamond"/>
          <w:color w:val="000000"/>
        </w:rPr>
        <w:t>postulated that such systems</w:t>
      </w:r>
      <w:r w:rsidRPr="00F000C2">
        <w:rPr>
          <w:rFonts w:ascii="Garamond" w:hAnsi="Garamond"/>
          <w:color w:val="000000"/>
        </w:rPr>
        <w:t xml:space="preserve"> </w:t>
      </w:r>
      <w:r w:rsidR="00F76114">
        <w:rPr>
          <w:rFonts w:ascii="Garamond" w:hAnsi="Garamond"/>
          <w:color w:val="000000"/>
        </w:rPr>
        <w:t>could</w:t>
      </w:r>
      <w:r w:rsidRPr="00F000C2">
        <w:rPr>
          <w:rFonts w:ascii="Garamond" w:hAnsi="Garamond"/>
          <w:color w:val="000000"/>
        </w:rPr>
        <w:t xml:space="preserve"> </w:t>
      </w:r>
      <w:r w:rsidR="00F76114">
        <w:rPr>
          <w:rFonts w:ascii="Garamond" w:hAnsi="Garamond"/>
          <w:color w:val="000000"/>
        </w:rPr>
        <w:t>sustain</w:t>
      </w:r>
      <w:r w:rsidR="00232DCB">
        <w:rPr>
          <w:rFonts w:ascii="Garamond" w:hAnsi="Garamond"/>
          <w:color w:val="000000"/>
        </w:rPr>
        <w:t xml:space="preserve"> </w:t>
      </w:r>
      <w:r w:rsidR="00985AA2">
        <w:rPr>
          <w:rFonts w:ascii="Garamond" w:hAnsi="Garamond"/>
          <w:color w:val="000000"/>
        </w:rPr>
        <w:t xml:space="preserve">productivity for commodity harvests </w:t>
      </w:r>
      <w:r w:rsidR="00F76114">
        <w:rPr>
          <w:rFonts w:ascii="Garamond" w:hAnsi="Garamond"/>
          <w:color w:val="000000"/>
        </w:rPr>
        <w:t xml:space="preserve">and </w:t>
      </w:r>
      <w:r w:rsidR="00985AA2">
        <w:rPr>
          <w:rFonts w:ascii="Garamond" w:hAnsi="Garamond"/>
          <w:color w:val="000000"/>
        </w:rPr>
        <w:t xml:space="preserve">the regeneration of </w:t>
      </w:r>
      <w:r w:rsidR="00031B8D">
        <w:rPr>
          <w:rFonts w:ascii="Garamond" w:hAnsi="Garamond"/>
          <w:color w:val="000000"/>
        </w:rPr>
        <w:t xml:space="preserve">desirable species mixtures </w:t>
      </w:r>
      <w:r w:rsidR="00F76114">
        <w:rPr>
          <w:rFonts w:ascii="Garamond" w:hAnsi="Garamond"/>
          <w:color w:val="000000"/>
        </w:rPr>
        <w:t xml:space="preserve">while </w:t>
      </w:r>
      <w:r w:rsidR="001708AE">
        <w:rPr>
          <w:rFonts w:ascii="Garamond" w:hAnsi="Garamond"/>
          <w:color w:val="000000"/>
        </w:rPr>
        <w:t xml:space="preserve">at the same time </w:t>
      </w:r>
      <w:r w:rsidR="007D191A">
        <w:rPr>
          <w:rFonts w:ascii="Garamond" w:hAnsi="Garamond"/>
          <w:color w:val="000000"/>
        </w:rPr>
        <w:t xml:space="preserve">promoting ecosystem </w:t>
      </w:r>
      <w:r w:rsidR="00F76114">
        <w:rPr>
          <w:rFonts w:ascii="Garamond" w:hAnsi="Garamond"/>
          <w:color w:val="000000"/>
        </w:rPr>
        <w:t>complexity</w:t>
      </w:r>
      <w:r w:rsidR="00BA6712">
        <w:rPr>
          <w:rFonts w:ascii="Garamond" w:hAnsi="Garamond"/>
          <w:color w:val="000000"/>
        </w:rPr>
        <w:t xml:space="preserve"> </w:t>
      </w:r>
      <w:r w:rsidR="006A7B9F">
        <w:rPr>
          <w:rFonts w:ascii="Garamond" w:hAnsi="Garamond"/>
          <w:color w:val="000000"/>
        </w:rPr>
        <w:t>and resilience</w:t>
      </w:r>
      <w:r w:rsidR="00B57140">
        <w:rPr>
          <w:rFonts w:ascii="Garamond" w:hAnsi="Garamond"/>
          <w:color w:val="000000"/>
        </w:rPr>
        <w:t>.</w:t>
      </w:r>
      <w:r w:rsidR="00733F2D" w:rsidRPr="003468D5">
        <w:rPr>
          <w:rFonts w:ascii="Garamond" w:hAnsi="Garamond"/>
          <w:b/>
          <w:color w:val="000000"/>
          <w:vertAlign w:val="superscript"/>
        </w:rPr>
        <w:t>[8,16,12]</w:t>
      </w:r>
    </w:p>
    <w:p w:rsidR="00EB58F1" w:rsidRDefault="009D7B89" w:rsidP="00E6093A">
      <w:pPr>
        <w:ind w:firstLine="360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Testing these theories requires</w:t>
      </w:r>
      <w:r w:rsidR="00EB58F1">
        <w:rPr>
          <w:rFonts w:ascii="Garamond" w:hAnsi="Garamond"/>
          <w:color w:val="000000"/>
        </w:rPr>
        <w:t xml:space="preserve"> </w:t>
      </w:r>
      <w:r w:rsidR="00985AA2">
        <w:rPr>
          <w:rFonts w:ascii="Garamond" w:hAnsi="Garamond"/>
          <w:color w:val="000000"/>
        </w:rPr>
        <w:t xml:space="preserve">accurate and detailed information regarding the productivity and regeneration dynamics across the range of growing conditions that exists in these stands. </w:t>
      </w:r>
      <w:r w:rsidR="00B57140">
        <w:rPr>
          <w:rFonts w:ascii="Garamond" w:hAnsi="Garamond"/>
          <w:color w:val="000000"/>
        </w:rPr>
        <w:t>After twenty years,</w:t>
      </w:r>
      <w:r w:rsidR="00F000C2">
        <w:rPr>
          <w:rFonts w:ascii="Garamond" w:hAnsi="Garamond"/>
          <w:color w:val="000000"/>
        </w:rPr>
        <w:t xml:space="preserve"> </w:t>
      </w:r>
      <w:r w:rsidR="004D07C1">
        <w:rPr>
          <w:rFonts w:ascii="Garamond" w:hAnsi="Garamond"/>
          <w:color w:val="000000"/>
        </w:rPr>
        <w:t xml:space="preserve">composition and </w:t>
      </w:r>
      <w:r w:rsidR="00F000C2">
        <w:rPr>
          <w:rFonts w:ascii="Garamond" w:hAnsi="Garamond"/>
          <w:color w:val="000000"/>
        </w:rPr>
        <w:t>growth data</w:t>
      </w:r>
      <w:r w:rsidR="00B57140">
        <w:rPr>
          <w:rFonts w:ascii="Garamond" w:hAnsi="Garamond"/>
          <w:color w:val="000000"/>
        </w:rPr>
        <w:t xml:space="preserve"> from the permanent plot network</w:t>
      </w:r>
      <w:r w:rsidR="00F000C2">
        <w:rPr>
          <w:rFonts w:ascii="Garamond" w:hAnsi="Garamond"/>
          <w:color w:val="000000"/>
        </w:rPr>
        <w:t xml:space="preserve"> </w:t>
      </w:r>
      <w:r w:rsidR="00B57140">
        <w:rPr>
          <w:rFonts w:ascii="Garamond" w:hAnsi="Garamond"/>
          <w:color w:val="000000"/>
        </w:rPr>
        <w:t xml:space="preserve">in the AFERP experiment </w:t>
      </w:r>
      <w:r w:rsidR="00F000C2">
        <w:rPr>
          <w:rFonts w:ascii="Garamond" w:hAnsi="Garamond"/>
          <w:color w:val="000000"/>
        </w:rPr>
        <w:t>curre</w:t>
      </w:r>
      <w:r w:rsidR="00232DCB">
        <w:rPr>
          <w:rFonts w:ascii="Garamond" w:hAnsi="Garamond"/>
          <w:color w:val="000000"/>
        </w:rPr>
        <w:t xml:space="preserve">ntly exists at </w:t>
      </w:r>
      <w:r w:rsidR="001708AE">
        <w:rPr>
          <w:rFonts w:ascii="Garamond" w:hAnsi="Garamond"/>
          <w:color w:val="000000"/>
        </w:rPr>
        <w:t xml:space="preserve">a relatively coarse </w:t>
      </w:r>
      <w:r w:rsidR="00232DCB">
        <w:rPr>
          <w:rFonts w:ascii="Garamond" w:hAnsi="Garamond"/>
          <w:color w:val="000000"/>
        </w:rPr>
        <w:t>scale</w:t>
      </w:r>
      <w:r w:rsidR="00031B8D">
        <w:rPr>
          <w:rFonts w:ascii="Garamond" w:hAnsi="Garamond"/>
          <w:color w:val="000000"/>
        </w:rPr>
        <w:t xml:space="preserve">, and some preliminary work has been done </w:t>
      </w:r>
      <w:r w:rsidR="000E1541">
        <w:rPr>
          <w:rFonts w:ascii="Garamond" w:hAnsi="Garamond"/>
          <w:color w:val="000000"/>
        </w:rPr>
        <w:t>using the</w:t>
      </w:r>
      <w:r w:rsidR="00B51A26">
        <w:rPr>
          <w:rFonts w:ascii="Garamond" w:hAnsi="Garamond"/>
          <w:color w:val="000000"/>
        </w:rPr>
        <w:t xml:space="preserve"> 10-year</w:t>
      </w:r>
      <w:r w:rsidR="000E1541">
        <w:rPr>
          <w:rFonts w:ascii="Garamond" w:hAnsi="Garamond"/>
          <w:color w:val="000000"/>
        </w:rPr>
        <w:t xml:space="preserve"> data </w:t>
      </w:r>
      <w:r w:rsidR="00031B8D">
        <w:rPr>
          <w:rFonts w:ascii="Garamond" w:hAnsi="Garamond"/>
          <w:color w:val="000000"/>
        </w:rPr>
        <w:t>to</w:t>
      </w:r>
      <w:r w:rsidR="003D4130">
        <w:rPr>
          <w:rFonts w:ascii="Garamond" w:hAnsi="Garamond"/>
          <w:color w:val="000000"/>
        </w:rPr>
        <w:t xml:space="preserve"> </w:t>
      </w:r>
      <w:r w:rsidR="00E625D0">
        <w:rPr>
          <w:rFonts w:ascii="Garamond" w:hAnsi="Garamond"/>
          <w:color w:val="000000"/>
        </w:rPr>
        <w:t>generalize</w:t>
      </w:r>
      <w:r w:rsidR="001708AE">
        <w:rPr>
          <w:rFonts w:ascii="Garamond" w:hAnsi="Garamond"/>
          <w:color w:val="000000"/>
        </w:rPr>
        <w:t xml:space="preserve"> regarding</w:t>
      </w:r>
      <w:r w:rsidR="00031B8D">
        <w:rPr>
          <w:rFonts w:ascii="Garamond" w:hAnsi="Garamond"/>
          <w:color w:val="000000"/>
        </w:rPr>
        <w:t xml:space="preserve"> the impact of </w:t>
      </w:r>
      <w:r w:rsidR="003D4130">
        <w:rPr>
          <w:rFonts w:ascii="Garamond" w:hAnsi="Garamond"/>
          <w:color w:val="000000"/>
        </w:rPr>
        <w:t>harvest spatial pattern</w:t>
      </w:r>
      <w:r w:rsidR="00031B8D">
        <w:rPr>
          <w:rFonts w:ascii="Garamond" w:hAnsi="Garamond"/>
          <w:color w:val="000000"/>
        </w:rPr>
        <w:t xml:space="preserve"> on </w:t>
      </w:r>
      <w:r w:rsidR="007B31A5">
        <w:rPr>
          <w:rFonts w:ascii="Garamond" w:hAnsi="Garamond"/>
          <w:color w:val="000000"/>
        </w:rPr>
        <w:t xml:space="preserve">overall stand </w:t>
      </w:r>
      <w:proofErr w:type="gramStart"/>
      <w:r w:rsidR="00031B8D">
        <w:rPr>
          <w:rFonts w:ascii="Garamond" w:hAnsi="Garamond"/>
          <w:color w:val="000000"/>
        </w:rPr>
        <w:t>growth</w:t>
      </w:r>
      <w:r w:rsidR="002C45CA">
        <w:rPr>
          <w:rFonts w:ascii="Garamond" w:hAnsi="Garamond"/>
          <w:b/>
          <w:color w:val="000000"/>
          <w:vertAlign w:val="superscript"/>
        </w:rPr>
        <w:t>[</w:t>
      </w:r>
      <w:proofErr w:type="gramEnd"/>
      <w:r w:rsidR="002C45CA">
        <w:rPr>
          <w:rFonts w:ascii="Garamond" w:hAnsi="Garamond"/>
          <w:b/>
          <w:color w:val="000000"/>
          <w:vertAlign w:val="superscript"/>
        </w:rPr>
        <w:t>2,17]</w:t>
      </w:r>
      <w:r w:rsidR="003D4130">
        <w:rPr>
          <w:rFonts w:ascii="Garamond" w:hAnsi="Garamond"/>
          <w:color w:val="000000"/>
        </w:rPr>
        <w:t xml:space="preserve"> and</w:t>
      </w:r>
      <w:r w:rsidR="001708AE">
        <w:rPr>
          <w:rFonts w:ascii="Garamond" w:hAnsi="Garamond"/>
          <w:color w:val="000000"/>
        </w:rPr>
        <w:t xml:space="preserve"> </w:t>
      </w:r>
      <w:r w:rsidR="00E625D0">
        <w:rPr>
          <w:rFonts w:ascii="Garamond" w:hAnsi="Garamond"/>
          <w:color w:val="000000"/>
        </w:rPr>
        <w:t xml:space="preserve">the </w:t>
      </w:r>
      <w:r w:rsidR="00291B2B">
        <w:rPr>
          <w:rFonts w:ascii="Garamond" w:hAnsi="Garamond"/>
          <w:color w:val="000000"/>
        </w:rPr>
        <w:t xml:space="preserve">overall </w:t>
      </w:r>
      <w:r w:rsidR="003D4130">
        <w:rPr>
          <w:rFonts w:ascii="Garamond" w:hAnsi="Garamond"/>
          <w:color w:val="000000"/>
        </w:rPr>
        <w:t>spatial pattern</w:t>
      </w:r>
      <w:r w:rsidR="00291B2B">
        <w:rPr>
          <w:rFonts w:ascii="Garamond" w:hAnsi="Garamond"/>
          <w:color w:val="000000"/>
        </w:rPr>
        <w:t>ing</w:t>
      </w:r>
      <w:r w:rsidR="003D4130">
        <w:rPr>
          <w:rFonts w:ascii="Garamond" w:hAnsi="Garamond"/>
          <w:color w:val="000000"/>
        </w:rPr>
        <w:t xml:space="preserve"> of regeneration throughout these stands</w:t>
      </w:r>
      <w:r w:rsidR="002C45CA" w:rsidRPr="002C45CA">
        <w:rPr>
          <w:rFonts w:ascii="Garamond" w:hAnsi="Garamond"/>
          <w:b/>
          <w:color w:val="000000"/>
          <w:vertAlign w:val="superscript"/>
        </w:rPr>
        <w:t>[14]</w:t>
      </w:r>
      <w:r w:rsidR="00232DCB">
        <w:rPr>
          <w:rFonts w:ascii="Garamond" w:hAnsi="Garamond"/>
          <w:color w:val="000000"/>
        </w:rPr>
        <w:t>.</w:t>
      </w:r>
      <w:r w:rsidR="00D364EA">
        <w:rPr>
          <w:rFonts w:ascii="Garamond" w:hAnsi="Garamond"/>
          <w:color w:val="000000"/>
        </w:rPr>
        <w:t xml:space="preserve"> </w:t>
      </w:r>
      <w:r w:rsidR="00727AF0">
        <w:rPr>
          <w:rFonts w:ascii="Garamond" w:hAnsi="Garamond"/>
          <w:color w:val="000000"/>
        </w:rPr>
        <w:t>So far</w:t>
      </w:r>
      <w:r w:rsidR="00E625D0">
        <w:rPr>
          <w:rFonts w:ascii="Garamond" w:hAnsi="Garamond"/>
          <w:color w:val="000000"/>
        </w:rPr>
        <w:t>, however,</w:t>
      </w:r>
      <w:r w:rsidR="00727AF0">
        <w:rPr>
          <w:rFonts w:ascii="Garamond" w:hAnsi="Garamond"/>
          <w:color w:val="000000"/>
        </w:rPr>
        <w:t xml:space="preserve"> none of these analyses have include</w:t>
      </w:r>
      <w:r w:rsidR="00D42E18">
        <w:rPr>
          <w:rFonts w:ascii="Garamond" w:hAnsi="Garamond"/>
          <w:color w:val="000000"/>
        </w:rPr>
        <w:t>d</w:t>
      </w:r>
      <w:r w:rsidR="00727AF0">
        <w:rPr>
          <w:rFonts w:ascii="Garamond" w:hAnsi="Garamond"/>
          <w:color w:val="000000"/>
        </w:rPr>
        <w:t xml:space="preserve"> a</w:t>
      </w:r>
      <w:r w:rsidR="00887332">
        <w:rPr>
          <w:rFonts w:ascii="Garamond" w:hAnsi="Garamond"/>
          <w:color w:val="000000"/>
        </w:rPr>
        <w:t xml:space="preserve"> detailed </w:t>
      </w:r>
      <w:r w:rsidR="00B51A26">
        <w:rPr>
          <w:rFonts w:ascii="Garamond" w:hAnsi="Garamond"/>
          <w:color w:val="000000"/>
        </w:rPr>
        <w:t>assess</w:t>
      </w:r>
      <w:r w:rsidR="00887332">
        <w:rPr>
          <w:rFonts w:ascii="Garamond" w:hAnsi="Garamond"/>
          <w:color w:val="000000"/>
        </w:rPr>
        <w:t>ment</w:t>
      </w:r>
      <w:r w:rsidR="00D364EA">
        <w:rPr>
          <w:rFonts w:ascii="Garamond" w:hAnsi="Garamond"/>
          <w:color w:val="000000"/>
        </w:rPr>
        <w:t xml:space="preserve"> </w:t>
      </w:r>
      <w:r w:rsidR="00887332">
        <w:rPr>
          <w:rFonts w:ascii="Garamond" w:hAnsi="Garamond"/>
          <w:color w:val="000000"/>
        </w:rPr>
        <w:t xml:space="preserve">of </w:t>
      </w:r>
      <w:r w:rsidR="00E625D0">
        <w:rPr>
          <w:rFonts w:ascii="Garamond" w:hAnsi="Garamond"/>
          <w:color w:val="000000"/>
        </w:rPr>
        <w:t xml:space="preserve">productivity and regeneration dynamics </w:t>
      </w:r>
      <w:r w:rsidR="00977B14">
        <w:rPr>
          <w:rFonts w:ascii="Garamond" w:hAnsi="Garamond"/>
          <w:color w:val="000000"/>
        </w:rPr>
        <w:t>within the harvest gap environment</w:t>
      </w:r>
      <w:r w:rsidR="00E625D0">
        <w:rPr>
          <w:rFonts w:ascii="Garamond" w:hAnsi="Garamond"/>
          <w:color w:val="000000"/>
        </w:rPr>
        <w:t>, despite the fact that harvest gaps now make up to 20% of total stand area</w:t>
      </w:r>
      <w:r w:rsidR="00291B2B">
        <w:rPr>
          <w:rFonts w:ascii="Garamond" w:hAnsi="Garamond"/>
          <w:color w:val="000000"/>
        </w:rPr>
        <w:t xml:space="preserve"> and exhibit high variability</w:t>
      </w:r>
      <w:r>
        <w:rPr>
          <w:rFonts w:ascii="Garamond" w:hAnsi="Garamond"/>
          <w:color w:val="000000"/>
        </w:rPr>
        <w:t xml:space="preserve"> in composition and structure</w:t>
      </w:r>
      <w:r w:rsidR="00E625D0">
        <w:rPr>
          <w:rFonts w:ascii="Garamond" w:hAnsi="Garamond"/>
          <w:color w:val="000000"/>
        </w:rPr>
        <w:t>.</w:t>
      </w:r>
    </w:p>
    <w:p w:rsidR="00B572F4" w:rsidRDefault="00457321" w:rsidP="00E6093A">
      <w:pPr>
        <w:ind w:firstLine="360"/>
        <w:rPr>
          <w:rFonts w:ascii="Garamond" w:hAnsi="Garamond"/>
          <w:b/>
        </w:rPr>
      </w:pPr>
      <w:r>
        <w:rPr>
          <w:rFonts w:ascii="Garamond" w:hAnsi="Garamond"/>
          <w:color w:val="000000"/>
        </w:rPr>
        <w:lastRenderedPageBreak/>
        <w:t xml:space="preserve">In order to fully </w:t>
      </w:r>
      <w:r w:rsidR="00707196">
        <w:rPr>
          <w:rFonts w:ascii="Garamond" w:hAnsi="Garamond"/>
          <w:color w:val="000000"/>
        </w:rPr>
        <w:t xml:space="preserve">assess the success of these treatments in balancing management goals there remains a need, </w:t>
      </w:r>
      <w:r w:rsidR="00EB58F1" w:rsidRPr="00EB58F1">
        <w:rPr>
          <w:rFonts w:ascii="Garamond" w:hAnsi="Garamond"/>
          <w:color w:val="000000"/>
        </w:rPr>
        <w:t>therefore</w:t>
      </w:r>
      <w:r w:rsidR="00707196">
        <w:rPr>
          <w:rFonts w:ascii="Garamond" w:hAnsi="Garamond"/>
          <w:color w:val="000000"/>
        </w:rPr>
        <w:t>,</w:t>
      </w:r>
      <w:r w:rsidR="00EB58F1" w:rsidRPr="00EB58F1">
        <w:rPr>
          <w:rFonts w:ascii="Garamond" w:hAnsi="Garamond"/>
          <w:color w:val="000000"/>
        </w:rPr>
        <w:t xml:space="preserve"> </w:t>
      </w:r>
      <w:r w:rsidR="008F2A8F">
        <w:rPr>
          <w:rFonts w:ascii="Garamond" w:hAnsi="Garamond"/>
          <w:color w:val="000000"/>
        </w:rPr>
        <w:t>for a detailed characterization of the</w:t>
      </w:r>
      <w:r w:rsidR="00E625D0">
        <w:rPr>
          <w:rFonts w:ascii="Garamond" w:hAnsi="Garamond"/>
          <w:color w:val="000000"/>
        </w:rPr>
        <w:t xml:space="preserve"> spatiotemporal patterns</w:t>
      </w:r>
      <w:r w:rsidR="00707196">
        <w:rPr>
          <w:rFonts w:ascii="Garamond" w:hAnsi="Garamond"/>
          <w:color w:val="000000"/>
        </w:rPr>
        <w:t xml:space="preserve"> and physiological drivers of </w:t>
      </w:r>
      <w:r w:rsidR="00977B14">
        <w:rPr>
          <w:rFonts w:ascii="Garamond" w:hAnsi="Garamond"/>
          <w:color w:val="000000"/>
        </w:rPr>
        <w:t xml:space="preserve">species distribution, survival, </w:t>
      </w:r>
      <w:r w:rsidR="00291B2B">
        <w:rPr>
          <w:rFonts w:ascii="Garamond" w:hAnsi="Garamond"/>
          <w:color w:val="000000"/>
        </w:rPr>
        <w:t>growth</w:t>
      </w:r>
      <w:r w:rsidR="008F2A8F">
        <w:rPr>
          <w:rFonts w:ascii="Garamond" w:hAnsi="Garamond"/>
          <w:color w:val="000000"/>
        </w:rPr>
        <w:t xml:space="preserve">, </w:t>
      </w:r>
      <w:r w:rsidR="00977B14">
        <w:rPr>
          <w:rFonts w:ascii="Garamond" w:hAnsi="Garamond"/>
          <w:color w:val="000000"/>
        </w:rPr>
        <w:t>and compet</w:t>
      </w:r>
      <w:r w:rsidR="008F2A8F">
        <w:rPr>
          <w:rFonts w:ascii="Garamond" w:hAnsi="Garamond"/>
          <w:color w:val="000000"/>
        </w:rPr>
        <w:t>itive dynamics in</w:t>
      </w:r>
      <w:r w:rsidR="00977B14">
        <w:rPr>
          <w:rFonts w:ascii="Garamond" w:hAnsi="Garamond"/>
          <w:color w:val="000000"/>
        </w:rPr>
        <w:t xml:space="preserve"> regeneration and retention layers within harvest </w:t>
      </w:r>
      <w:r>
        <w:rPr>
          <w:rFonts w:ascii="Garamond" w:hAnsi="Garamond"/>
          <w:color w:val="000000"/>
        </w:rPr>
        <w:t>gaps</w:t>
      </w:r>
      <w:r w:rsidR="00EB58F1" w:rsidRPr="00EB58F1">
        <w:rPr>
          <w:rFonts w:ascii="Garamond" w:hAnsi="Garamond"/>
          <w:color w:val="000000"/>
        </w:rPr>
        <w:t>.</w:t>
      </w:r>
      <w:r w:rsidR="00977B14">
        <w:rPr>
          <w:rFonts w:ascii="Garamond" w:hAnsi="Garamond"/>
          <w:color w:val="000000"/>
        </w:rPr>
        <w:t xml:space="preserve"> </w:t>
      </w:r>
      <w:r w:rsidR="00D364EA">
        <w:rPr>
          <w:rFonts w:ascii="Garamond" w:hAnsi="Garamond"/>
          <w:color w:val="000000"/>
        </w:rPr>
        <w:t>These assessments</w:t>
      </w:r>
      <w:r w:rsidR="007B31A5">
        <w:rPr>
          <w:rFonts w:ascii="Garamond" w:hAnsi="Garamond"/>
          <w:color w:val="000000"/>
        </w:rPr>
        <w:t xml:space="preserve"> will be cru</w:t>
      </w:r>
      <w:r w:rsidR="00A2657C">
        <w:rPr>
          <w:rFonts w:ascii="Garamond" w:hAnsi="Garamond"/>
          <w:color w:val="000000"/>
        </w:rPr>
        <w:t xml:space="preserve">cial to determining </w:t>
      </w:r>
      <w:r w:rsidR="00B57140" w:rsidRPr="00F000C2">
        <w:rPr>
          <w:rFonts w:ascii="Garamond" w:hAnsi="Garamond"/>
          <w:color w:val="000000"/>
        </w:rPr>
        <w:t xml:space="preserve">the efficacy of </w:t>
      </w:r>
      <w:r w:rsidR="00977B14">
        <w:rPr>
          <w:rFonts w:ascii="Garamond" w:hAnsi="Garamond"/>
          <w:color w:val="000000"/>
        </w:rPr>
        <w:t>variable retention expanding gap</w:t>
      </w:r>
      <w:r w:rsidR="00B57140" w:rsidRPr="00F000C2">
        <w:rPr>
          <w:rFonts w:ascii="Garamond" w:hAnsi="Garamond"/>
          <w:color w:val="000000"/>
        </w:rPr>
        <w:t xml:space="preserve"> treatments in </w:t>
      </w:r>
      <w:r w:rsidR="00E625D0">
        <w:rPr>
          <w:rFonts w:ascii="Garamond" w:hAnsi="Garamond"/>
          <w:color w:val="000000"/>
        </w:rPr>
        <w:t>meeting productivity and regeneration goals, as well as in aiding the</w:t>
      </w:r>
      <w:r w:rsidR="007B31A5">
        <w:rPr>
          <w:rFonts w:ascii="Garamond" w:hAnsi="Garamond"/>
          <w:color w:val="000000"/>
        </w:rPr>
        <w:t xml:space="preserve"> </w:t>
      </w:r>
      <w:r w:rsidR="000E1541">
        <w:rPr>
          <w:rFonts w:ascii="Garamond" w:hAnsi="Garamond"/>
          <w:color w:val="000000"/>
        </w:rPr>
        <w:t>predict</w:t>
      </w:r>
      <w:r w:rsidR="00E625D0">
        <w:rPr>
          <w:rFonts w:ascii="Garamond" w:hAnsi="Garamond"/>
          <w:color w:val="000000"/>
        </w:rPr>
        <w:t>ion of</w:t>
      </w:r>
      <w:r w:rsidR="000E1541">
        <w:rPr>
          <w:rFonts w:ascii="Garamond" w:hAnsi="Garamond"/>
          <w:color w:val="000000"/>
        </w:rPr>
        <w:t xml:space="preserve"> </w:t>
      </w:r>
      <w:r w:rsidR="00E625D0">
        <w:rPr>
          <w:rFonts w:ascii="Garamond" w:hAnsi="Garamond"/>
          <w:color w:val="000000"/>
        </w:rPr>
        <w:t>composition and growth in the</w:t>
      </w:r>
      <w:r w:rsidR="000E1541">
        <w:rPr>
          <w:rFonts w:ascii="Garamond" w:hAnsi="Garamond"/>
          <w:color w:val="000000"/>
        </w:rPr>
        <w:t xml:space="preserve"> development</w:t>
      </w:r>
      <w:r w:rsidR="00E625D0">
        <w:rPr>
          <w:rFonts w:ascii="Garamond" w:hAnsi="Garamond"/>
          <w:color w:val="000000"/>
        </w:rPr>
        <w:t xml:space="preserve"> of complex stands</w:t>
      </w:r>
      <w:r w:rsidR="000E1541">
        <w:rPr>
          <w:rFonts w:ascii="Garamond" w:hAnsi="Garamond"/>
          <w:color w:val="000000"/>
        </w:rPr>
        <w:t xml:space="preserve">, and </w:t>
      </w:r>
      <w:r w:rsidR="007B31A5">
        <w:rPr>
          <w:rFonts w:ascii="Garamond" w:hAnsi="Garamond"/>
          <w:color w:val="000000"/>
        </w:rPr>
        <w:t xml:space="preserve">therefore more broadly of assessing the role of </w:t>
      </w:r>
      <w:r>
        <w:rPr>
          <w:rFonts w:ascii="Garamond" w:hAnsi="Garamond"/>
          <w:color w:val="000000"/>
        </w:rPr>
        <w:t xml:space="preserve">these </w:t>
      </w:r>
      <w:r w:rsidR="00BA6712">
        <w:rPr>
          <w:rFonts w:ascii="Garamond" w:hAnsi="Garamond"/>
          <w:color w:val="000000"/>
        </w:rPr>
        <w:t xml:space="preserve">variable retention </w:t>
      </w:r>
      <w:r w:rsidR="00291B2B">
        <w:rPr>
          <w:rFonts w:ascii="Garamond" w:hAnsi="Garamond"/>
          <w:color w:val="000000"/>
        </w:rPr>
        <w:t>NDBS</w:t>
      </w:r>
      <w:r w:rsidR="007B31A5">
        <w:rPr>
          <w:rFonts w:ascii="Garamond" w:hAnsi="Garamond"/>
          <w:color w:val="000000"/>
        </w:rPr>
        <w:t xml:space="preserve"> </w:t>
      </w:r>
      <w:r w:rsidR="007B31A5" w:rsidRPr="00F000C2">
        <w:rPr>
          <w:rFonts w:ascii="Garamond" w:hAnsi="Garamond"/>
          <w:color w:val="000000"/>
        </w:rPr>
        <w:t>approach</w:t>
      </w:r>
      <w:r w:rsidR="007B31A5">
        <w:rPr>
          <w:rFonts w:ascii="Garamond" w:hAnsi="Garamond"/>
          <w:color w:val="000000"/>
        </w:rPr>
        <w:t>es</w:t>
      </w:r>
      <w:r w:rsidR="007B31A5" w:rsidRPr="00F000C2">
        <w:rPr>
          <w:rFonts w:ascii="Garamond" w:hAnsi="Garamond"/>
          <w:color w:val="000000"/>
        </w:rPr>
        <w:t xml:space="preserve"> for the broader </w:t>
      </w:r>
      <w:r w:rsidR="007B31A5">
        <w:rPr>
          <w:rFonts w:ascii="Garamond" w:hAnsi="Garamond"/>
          <w:color w:val="000000"/>
        </w:rPr>
        <w:t xml:space="preserve">Northern Forest </w:t>
      </w:r>
      <w:r w:rsidR="007B31A5" w:rsidRPr="00F000C2">
        <w:rPr>
          <w:rFonts w:ascii="Garamond" w:hAnsi="Garamond"/>
          <w:color w:val="000000"/>
        </w:rPr>
        <w:t>la</w:t>
      </w:r>
      <w:r w:rsidR="007B31A5">
        <w:rPr>
          <w:rFonts w:ascii="Garamond" w:hAnsi="Garamond"/>
          <w:color w:val="000000"/>
        </w:rPr>
        <w:t xml:space="preserve">ndscape. </w:t>
      </w:r>
      <w:r w:rsidR="007B31A5" w:rsidRPr="00F000C2">
        <w:rPr>
          <w:rFonts w:ascii="Garamond" w:hAnsi="Garamond"/>
          <w:color w:val="000000"/>
        </w:rPr>
        <w:t xml:space="preserve"> </w:t>
      </w:r>
    </w:p>
    <w:p w:rsidR="00EB58F1" w:rsidRDefault="00EB58F1" w:rsidP="00232547">
      <w:pPr>
        <w:rPr>
          <w:rFonts w:ascii="Garamond" w:hAnsi="Garamond"/>
          <w:b/>
        </w:rPr>
      </w:pPr>
    </w:p>
    <w:p w:rsidR="00232547" w:rsidRDefault="00232547" w:rsidP="00232547">
      <w:pPr>
        <w:rPr>
          <w:rFonts w:ascii="Garamond" w:hAnsi="Garamond"/>
          <w:b/>
        </w:rPr>
      </w:pPr>
      <w:r>
        <w:rPr>
          <w:rFonts w:ascii="Garamond" w:hAnsi="Garamond"/>
          <w:b/>
        </w:rPr>
        <w:t>Research Approach and Methodology:</w:t>
      </w:r>
    </w:p>
    <w:p w:rsidR="00C802C1" w:rsidRDefault="00507842" w:rsidP="00AE74F2">
      <w:pPr>
        <w:pStyle w:val="ListParagraph"/>
        <w:ind w:left="0" w:firstLine="360"/>
        <w:rPr>
          <w:rFonts w:ascii="Garamond" w:hAnsi="Garamond"/>
        </w:rPr>
      </w:pPr>
      <w:r>
        <w:rPr>
          <w:rFonts w:ascii="Garamond" w:hAnsi="Garamond"/>
          <w:szCs w:val="24"/>
        </w:rPr>
        <w:t>By design, the AFERP study has a strong spatial pattern, with carefully regulated</w:t>
      </w:r>
      <w:r w:rsidR="005C3261">
        <w:rPr>
          <w:rFonts w:ascii="Garamond" w:hAnsi="Garamond"/>
          <w:szCs w:val="24"/>
        </w:rPr>
        <w:t xml:space="preserve"> harvest</w:t>
      </w:r>
      <w:r>
        <w:rPr>
          <w:rFonts w:ascii="Garamond" w:hAnsi="Garamond"/>
          <w:szCs w:val="24"/>
        </w:rPr>
        <w:t xml:space="preserve"> gaps being a critical focus of each treatment prescription. </w:t>
      </w:r>
      <w:r w:rsidR="009D7B89">
        <w:rPr>
          <w:rFonts w:ascii="Garamond" w:hAnsi="Garamond"/>
          <w:szCs w:val="24"/>
        </w:rPr>
        <w:t>U</w:t>
      </w:r>
      <w:r>
        <w:rPr>
          <w:rFonts w:ascii="Garamond" w:hAnsi="Garamond"/>
          <w:szCs w:val="24"/>
        </w:rPr>
        <w:t xml:space="preserve">nlike most managed-gap studies, AFERP </w:t>
      </w:r>
      <w:r w:rsidR="009D7B89">
        <w:rPr>
          <w:rFonts w:ascii="Garamond" w:hAnsi="Garamond"/>
          <w:szCs w:val="24"/>
        </w:rPr>
        <w:t xml:space="preserve">also </w:t>
      </w:r>
      <w:r>
        <w:rPr>
          <w:rFonts w:ascii="Garamond" w:hAnsi="Garamond"/>
          <w:szCs w:val="24"/>
        </w:rPr>
        <w:t>prescribes ret</w:t>
      </w:r>
      <w:r w:rsidR="00BA6712">
        <w:rPr>
          <w:rFonts w:ascii="Garamond" w:hAnsi="Garamond"/>
          <w:szCs w:val="24"/>
        </w:rPr>
        <w:t>ention of large trees within expanding</w:t>
      </w:r>
      <w:r w:rsidR="005C3261">
        <w:rPr>
          <w:rFonts w:ascii="Garamond" w:hAnsi="Garamond"/>
          <w:szCs w:val="24"/>
        </w:rPr>
        <w:t xml:space="preserve"> gap harvest</w:t>
      </w:r>
      <w:r>
        <w:rPr>
          <w:rFonts w:ascii="Garamond" w:hAnsi="Garamond"/>
          <w:szCs w:val="24"/>
        </w:rPr>
        <w:t xml:space="preserve"> in order to enhance </w:t>
      </w:r>
      <w:r w:rsidR="00E4151A">
        <w:rPr>
          <w:rFonts w:ascii="Garamond" w:hAnsi="Garamond"/>
          <w:szCs w:val="24"/>
        </w:rPr>
        <w:t xml:space="preserve">structural </w:t>
      </w:r>
      <w:r>
        <w:rPr>
          <w:rFonts w:ascii="Garamond" w:hAnsi="Garamond"/>
          <w:szCs w:val="24"/>
        </w:rPr>
        <w:t>complexity</w:t>
      </w:r>
      <w:r w:rsidR="00484303">
        <w:rPr>
          <w:rFonts w:ascii="Garamond" w:hAnsi="Garamond"/>
          <w:szCs w:val="24"/>
        </w:rPr>
        <w:t xml:space="preserve"> and </w:t>
      </w:r>
      <w:proofErr w:type="spellStart"/>
      <w:r w:rsidR="00484303">
        <w:rPr>
          <w:rFonts w:ascii="Garamond" w:hAnsi="Garamond"/>
          <w:szCs w:val="24"/>
        </w:rPr>
        <w:t>multifunctionality</w:t>
      </w:r>
      <w:proofErr w:type="spellEnd"/>
      <w:r w:rsidR="002C45CA">
        <w:rPr>
          <w:rFonts w:ascii="Garamond" w:hAnsi="Garamond"/>
          <w:szCs w:val="24"/>
        </w:rPr>
        <w:t>.</w:t>
      </w:r>
      <w:r w:rsidR="002C45CA">
        <w:rPr>
          <w:rFonts w:ascii="Garamond" w:hAnsi="Garamond"/>
          <w:b/>
          <w:szCs w:val="24"/>
          <w:vertAlign w:val="superscript"/>
        </w:rPr>
        <w:t>[7,9]</w:t>
      </w:r>
      <w:r>
        <w:rPr>
          <w:rFonts w:ascii="Garamond" w:hAnsi="Garamond"/>
          <w:szCs w:val="24"/>
        </w:rPr>
        <w:t xml:space="preserve"> </w:t>
      </w:r>
      <w:r w:rsidR="00C32877">
        <w:rPr>
          <w:rFonts w:ascii="Garamond" w:hAnsi="Garamond"/>
        </w:rPr>
        <w:t>The AFERP experiment consists of nine 10 hectare research areas, three in which 20% of the area is harvested using 0.2 ha expanding gaps with a 10-year regeneration period and 10% BA permanent retention, three in which 10% of the area is harvested using 0.1 ha expanding gaps with a 20-year regeneration period and 10% BA permanent r</w:t>
      </w:r>
      <w:r w:rsidR="009D7B89">
        <w:rPr>
          <w:rFonts w:ascii="Garamond" w:hAnsi="Garamond"/>
        </w:rPr>
        <w:t xml:space="preserve">etention, and three </w:t>
      </w:r>
      <w:r w:rsidR="00C32877">
        <w:rPr>
          <w:rFonts w:ascii="Garamond" w:hAnsi="Garamond"/>
        </w:rPr>
        <w:t xml:space="preserve">controls. Within each research area, a permanent plot network of 15-20 nested </w:t>
      </w:r>
      <w:proofErr w:type="spellStart"/>
      <w:r w:rsidR="00C32877">
        <w:rPr>
          <w:rFonts w:ascii="Garamond" w:hAnsi="Garamond"/>
        </w:rPr>
        <w:t>overstory</w:t>
      </w:r>
      <w:proofErr w:type="spellEnd"/>
      <w:r w:rsidR="00C32877">
        <w:rPr>
          <w:rFonts w:ascii="Garamond" w:hAnsi="Garamond"/>
        </w:rPr>
        <w:t>, sapling, and regeneration plots have been monitored ever</w:t>
      </w:r>
      <w:r w:rsidR="003A6C4D">
        <w:rPr>
          <w:rFonts w:ascii="Garamond" w:hAnsi="Garamond"/>
        </w:rPr>
        <w:t>y 5</w:t>
      </w:r>
      <w:r w:rsidR="00AE74F2">
        <w:rPr>
          <w:rFonts w:ascii="Garamond" w:hAnsi="Garamond"/>
        </w:rPr>
        <w:t xml:space="preserve"> years since 1995</w:t>
      </w:r>
      <w:r w:rsidR="00C32877">
        <w:rPr>
          <w:rFonts w:ascii="Garamond" w:hAnsi="Garamond"/>
        </w:rPr>
        <w:t xml:space="preserve">. </w:t>
      </w:r>
      <w:r w:rsidR="008F2A8F">
        <w:rPr>
          <w:rFonts w:ascii="Garamond" w:hAnsi="Garamond"/>
        </w:rPr>
        <w:t>We</w:t>
      </w:r>
      <w:r w:rsidR="00AE74F2">
        <w:rPr>
          <w:rFonts w:ascii="Garamond" w:hAnsi="Garamond"/>
        </w:rPr>
        <w:t xml:space="preserve"> </w:t>
      </w:r>
      <w:r w:rsidR="003231FA">
        <w:rPr>
          <w:rFonts w:ascii="Garamond" w:hAnsi="Garamond"/>
        </w:rPr>
        <w:t>will capitalize on and extend</w:t>
      </w:r>
      <w:r w:rsidR="008F2A8F">
        <w:rPr>
          <w:rFonts w:ascii="Garamond" w:hAnsi="Garamond"/>
        </w:rPr>
        <w:t xml:space="preserve"> these existing dat</w:t>
      </w:r>
      <w:r w:rsidR="00291B2B">
        <w:rPr>
          <w:rFonts w:ascii="Garamond" w:hAnsi="Garamond"/>
        </w:rPr>
        <w:t xml:space="preserve">a through </w:t>
      </w:r>
      <w:r w:rsidR="00B4249C">
        <w:rPr>
          <w:rFonts w:ascii="Garamond" w:hAnsi="Garamond"/>
        </w:rPr>
        <w:t xml:space="preserve">a census of </w:t>
      </w:r>
      <w:r w:rsidR="00C802C1">
        <w:rPr>
          <w:rFonts w:ascii="Garamond" w:hAnsi="Garamond"/>
        </w:rPr>
        <w:t xml:space="preserve">retention </w:t>
      </w:r>
      <w:r w:rsidR="00B4249C">
        <w:rPr>
          <w:rFonts w:ascii="Garamond" w:hAnsi="Garamond"/>
        </w:rPr>
        <w:t>trees and</w:t>
      </w:r>
      <w:r w:rsidR="00C802C1">
        <w:rPr>
          <w:rFonts w:ascii="Garamond" w:hAnsi="Garamond"/>
        </w:rPr>
        <w:t xml:space="preserve"> </w:t>
      </w:r>
      <w:r w:rsidR="00B4249C">
        <w:rPr>
          <w:rFonts w:ascii="Garamond" w:hAnsi="Garamond"/>
        </w:rPr>
        <w:t xml:space="preserve">intensive sampling of regeneration </w:t>
      </w:r>
      <w:r w:rsidR="00C802C1">
        <w:rPr>
          <w:rFonts w:ascii="Garamond" w:hAnsi="Garamond"/>
        </w:rPr>
        <w:t xml:space="preserve">across a range of growing conditions within harvest gaps. </w:t>
      </w:r>
    </w:p>
    <w:p w:rsidR="00B361D5" w:rsidRPr="002C45CA" w:rsidRDefault="00B4249C" w:rsidP="00B361D5">
      <w:pPr>
        <w:ind w:firstLine="360"/>
        <w:rPr>
          <w:rFonts w:ascii="Garamond" w:hAnsi="Garamond"/>
          <w:vertAlign w:val="superscript"/>
        </w:rPr>
      </w:pPr>
      <w:r>
        <w:rPr>
          <w:rFonts w:ascii="Garamond" w:hAnsi="Garamond"/>
        </w:rPr>
        <w:t>Retention tree volume growth</w:t>
      </w:r>
      <w:r w:rsidR="00B361D5">
        <w:rPr>
          <w:rFonts w:ascii="Garamond" w:hAnsi="Garamond"/>
        </w:rPr>
        <w:t xml:space="preserve"> will be estimated using</w:t>
      </w:r>
      <w:r w:rsidR="00B361D5" w:rsidRPr="00B361D5"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dendrochronological</w:t>
      </w:r>
      <w:proofErr w:type="spellEnd"/>
      <w:r>
        <w:rPr>
          <w:rFonts w:ascii="Garamond" w:hAnsi="Garamond"/>
        </w:rPr>
        <w:t xml:space="preserve"> analysis of </w:t>
      </w:r>
      <w:r w:rsidR="00B361D5">
        <w:rPr>
          <w:rFonts w:ascii="Garamond" w:hAnsi="Garamond"/>
        </w:rPr>
        <w:t xml:space="preserve">increment cores and </w:t>
      </w:r>
      <w:r w:rsidR="00877B04">
        <w:rPr>
          <w:rFonts w:ascii="Garamond" w:hAnsi="Garamond"/>
        </w:rPr>
        <w:t>height models developed from e</w:t>
      </w:r>
      <w:r w:rsidR="00B361D5">
        <w:rPr>
          <w:rFonts w:ascii="Garamond" w:hAnsi="Garamond"/>
        </w:rPr>
        <w:t>xisting measur</w:t>
      </w:r>
      <w:r w:rsidR="00877B04">
        <w:rPr>
          <w:rFonts w:ascii="Garamond" w:hAnsi="Garamond"/>
        </w:rPr>
        <w:t>ements. C</w:t>
      </w:r>
      <w:r w:rsidR="00B361D5">
        <w:rPr>
          <w:rFonts w:ascii="Garamond" w:hAnsi="Garamond"/>
        </w:rPr>
        <w:t>urrent leaf area will be estimated from sa</w:t>
      </w:r>
      <w:r w:rsidR="00B361D5" w:rsidRPr="00B361D5">
        <w:rPr>
          <w:rFonts w:ascii="Garamond" w:hAnsi="Garamond"/>
        </w:rPr>
        <w:t xml:space="preserve">pwood basal area </w:t>
      </w:r>
      <w:r w:rsidR="00B361D5">
        <w:rPr>
          <w:rFonts w:ascii="Garamond" w:hAnsi="Garamond"/>
        </w:rPr>
        <w:t>measurements</w:t>
      </w:r>
      <w:r>
        <w:rPr>
          <w:rFonts w:ascii="Garamond" w:hAnsi="Garamond"/>
        </w:rPr>
        <w:t xml:space="preserve"> on cores</w:t>
      </w:r>
      <w:proofErr w:type="gramStart"/>
      <w:r w:rsidR="002C45CA">
        <w:rPr>
          <w:rFonts w:ascii="Garamond" w:hAnsi="Garamond"/>
        </w:rPr>
        <w:t>,</w:t>
      </w:r>
      <w:r w:rsidR="002C45CA">
        <w:rPr>
          <w:rFonts w:ascii="Garamond" w:hAnsi="Garamond"/>
          <w:b/>
          <w:vertAlign w:val="superscript"/>
        </w:rPr>
        <w:t>[</w:t>
      </w:r>
      <w:proofErr w:type="gramEnd"/>
      <w:r w:rsidR="002C45CA">
        <w:rPr>
          <w:rFonts w:ascii="Garamond" w:hAnsi="Garamond"/>
          <w:b/>
          <w:vertAlign w:val="superscript"/>
        </w:rPr>
        <w:t>6]</w:t>
      </w:r>
      <w:r>
        <w:rPr>
          <w:rFonts w:ascii="Garamond" w:hAnsi="Garamond"/>
        </w:rPr>
        <w:t xml:space="preserve"> </w:t>
      </w:r>
      <w:r w:rsidR="003231FA">
        <w:rPr>
          <w:rFonts w:ascii="Garamond" w:hAnsi="Garamond"/>
        </w:rPr>
        <w:t>and c</w:t>
      </w:r>
      <w:r>
        <w:rPr>
          <w:rFonts w:ascii="Garamond" w:hAnsi="Garamond"/>
        </w:rPr>
        <w:t>rown</w:t>
      </w:r>
      <w:r w:rsidR="00B361D5">
        <w:rPr>
          <w:rFonts w:ascii="Garamond" w:hAnsi="Garamond"/>
        </w:rPr>
        <w:t xml:space="preserve"> shape and projection area will be </w:t>
      </w:r>
      <w:r>
        <w:rPr>
          <w:rFonts w:ascii="Garamond" w:hAnsi="Garamond"/>
        </w:rPr>
        <w:t>estimated</w:t>
      </w:r>
      <w:r w:rsidR="00B361D5">
        <w:rPr>
          <w:rFonts w:ascii="Garamond" w:hAnsi="Garamond"/>
        </w:rPr>
        <w:t xml:space="preserve"> using a combination of </w:t>
      </w:r>
      <w:r>
        <w:rPr>
          <w:rFonts w:ascii="Garamond" w:hAnsi="Garamond"/>
        </w:rPr>
        <w:t xml:space="preserve">existing </w:t>
      </w:r>
      <w:r w:rsidR="00B361D5">
        <w:rPr>
          <w:rFonts w:ascii="Garamond" w:hAnsi="Garamond"/>
        </w:rPr>
        <w:t>aerial imagery</w:t>
      </w:r>
      <w:r w:rsidR="002C45CA">
        <w:rPr>
          <w:rFonts w:ascii="Garamond" w:hAnsi="Garamond"/>
          <w:b/>
          <w:vertAlign w:val="superscript"/>
        </w:rPr>
        <w:t>[21]</w:t>
      </w:r>
      <w:r w:rsidR="00B361D5">
        <w:rPr>
          <w:rFonts w:ascii="Garamond" w:hAnsi="Garamond"/>
        </w:rPr>
        <w:t xml:space="preserve"> and direct measurements.</w:t>
      </w:r>
      <w:r>
        <w:rPr>
          <w:rFonts w:ascii="Garamond" w:hAnsi="Garamond"/>
        </w:rPr>
        <w:t xml:space="preserve"> </w:t>
      </w:r>
      <w:r w:rsidR="00877B04">
        <w:rPr>
          <w:rFonts w:ascii="Garamond" w:hAnsi="Garamond"/>
        </w:rPr>
        <w:t>P</w:t>
      </w:r>
      <w:r w:rsidR="00877B04">
        <w:rPr>
          <w:rFonts w:ascii="Garamond" w:hAnsi="Garamond"/>
        </w:rPr>
        <w:t xml:space="preserve">hysiological response to </w:t>
      </w:r>
      <w:r w:rsidR="00877B04">
        <w:rPr>
          <w:rFonts w:ascii="Garamond" w:hAnsi="Garamond"/>
        </w:rPr>
        <w:t xml:space="preserve">crown </w:t>
      </w:r>
      <w:r w:rsidR="00877B04">
        <w:rPr>
          <w:rFonts w:ascii="Garamond" w:hAnsi="Garamond"/>
        </w:rPr>
        <w:t>release in terms of water use efficiency (WUE), net photosynthesis (</w:t>
      </w:r>
      <w:proofErr w:type="spellStart"/>
      <w:r w:rsidR="00877B04">
        <w:rPr>
          <w:rFonts w:ascii="Garamond" w:hAnsi="Garamond"/>
        </w:rPr>
        <w:t>A</w:t>
      </w:r>
      <w:r w:rsidR="00877B04">
        <w:rPr>
          <w:rFonts w:ascii="Garamond" w:hAnsi="Garamond"/>
          <w:vertAlign w:val="subscript"/>
        </w:rPr>
        <w:t>net</w:t>
      </w:r>
      <w:proofErr w:type="spellEnd"/>
      <w:r w:rsidR="00877B04">
        <w:rPr>
          <w:rFonts w:ascii="Garamond" w:hAnsi="Garamond"/>
        </w:rPr>
        <w:t xml:space="preserve">), and </w:t>
      </w:r>
      <w:proofErr w:type="spellStart"/>
      <w:r w:rsidR="00877B04">
        <w:rPr>
          <w:rFonts w:ascii="Garamond" w:hAnsi="Garamond"/>
        </w:rPr>
        <w:t>stomatal</w:t>
      </w:r>
      <w:proofErr w:type="spellEnd"/>
      <w:r w:rsidR="00877B04">
        <w:rPr>
          <w:rFonts w:ascii="Garamond" w:hAnsi="Garamond"/>
        </w:rPr>
        <w:t xml:space="preserve"> conductance (</w:t>
      </w:r>
      <w:proofErr w:type="spellStart"/>
      <w:r w:rsidR="00877B04">
        <w:rPr>
          <w:rFonts w:ascii="Garamond" w:hAnsi="Garamond"/>
        </w:rPr>
        <w:t>g</w:t>
      </w:r>
      <w:r w:rsidR="00877B04">
        <w:rPr>
          <w:rFonts w:ascii="Garamond" w:hAnsi="Garamond"/>
          <w:vertAlign w:val="subscript"/>
        </w:rPr>
        <w:t>s</w:t>
      </w:r>
      <w:proofErr w:type="spellEnd"/>
      <w:r w:rsidR="00877B04">
        <w:rPr>
          <w:rFonts w:ascii="Garamond" w:hAnsi="Garamond"/>
        </w:rPr>
        <w:t xml:space="preserve">) will be measured by analyzing </w:t>
      </w:r>
      <w:r w:rsidR="00877B04">
        <w:rPr>
          <w:rFonts w:ascii="Garamond" w:hAnsi="Garamond"/>
          <w:vertAlign w:val="superscript"/>
        </w:rPr>
        <w:t>18</w:t>
      </w:r>
      <w:r w:rsidR="00877B04">
        <w:rPr>
          <w:rFonts w:ascii="Garamond" w:hAnsi="Garamond"/>
        </w:rPr>
        <w:t xml:space="preserve">O and </w:t>
      </w:r>
      <w:r w:rsidR="00877B04">
        <w:rPr>
          <w:rFonts w:ascii="Garamond" w:hAnsi="Garamond"/>
          <w:vertAlign w:val="superscript"/>
        </w:rPr>
        <w:t>13</w:t>
      </w:r>
      <w:r w:rsidR="00877B04">
        <w:rPr>
          <w:rFonts w:ascii="Garamond" w:hAnsi="Garamond"/>
        </w:rPr>
        <w:t>C concentrations in</w:t>
      </w:r>
      <w:r w:rsidR="00877B04">
        <w:rPr>
          <w:rFonts w:ascii="Garamond" w:hAnsi="Garamond"/>
        </w:rPr>
        <w:t xml:space="preserve"> </w:t>
      </w:r>
      <w:r w:rsidR="001E6D2E">
        <w:rPr>
          <w:rFonts w:ascii="Garamond" w:hAnsi="Garamond"/>
        </w:rPr>
        <w:t xml:space="preserve">annual growth rings 3 years </w:t>
      </w:r>
      <w:r w:rsidR="00877B04">
        <w:rPr>
          <w:rFonts w:ascii="Garamond" w:hAnsi="Garamond"/>
        </w:rPr>
        <w:t>pre- and post-harvest</w:t>
      </w:r>
      <w:r w:rsidR="002C45CA">
        <w:rPr>
          <w:rFonts w:ascii="Garamond" w:hAnsi="Garamond"/>
        </w:rPr>
        <w:t>.</w:t>
      </w:r>
      <w:r w:rsidR="002C45CA">
        <w:rPr>
          <w:rFonts w:ascii="Garamond" w:hAnsi="Garamond"/>
          <w:b/>
          <w:vertAlign w:val="superscript"/>
        </w:rPr>
        <w:t>[</w:t>
      </w:r>
      <w:r w:rsidR="002C45CA" w:rsidRPr="002C45CA">
        <w:rPr>
          <w:rFonts w:ascii="Garamond" w:hAnsi="Garamond"/>
          <w:b/>
          <w:vertAlign w:val="superscript"/>
        </w:rPr>
        <w:t>3,4</w:t>
      </w:r>
      <w:r w:rsidR="002C45CA">
        <w:rPr>
          <w:rFonts w:ascii="Garamond" w:hAnsi="Garamond"/>
          <w:b/>
          <w:vertAlign w:val="superscript"/>
        </w:rPr>
        <w:t>,11</w:t>
      </w:r>
      <w:r w:rsidR="002C45CA" w:rsidRPr="002C45CA">
        <w:rPr>
          <w:rFonts w:ascii="Garamond" w:hAnsi="Garamond"/>
          <w:b/>
          <w:vertAlign w:val="superscript"/>
        </w:rPr>
        <w:t>]</w:t>
      </w:r>
    </w:p>
    <w:p w:rsidR="0079559B" w:rsidRPr="00E30FA7" w:rsidRDefault="004D1635" w:rsidP="00B361D5">
      <w:pPr>
        <w:pStyle w:val="ListParagraph"/>
        <w:ind w:left="0" w:firstLine="360"/>
        <w:rPr>
          <w:rFonts w:ascii="Garamond" w:hAnsi="Garamond"/>
        </w:rPr>
      </w:pPr>
      <w:r>
        <w:rPr>
          <w:rFonts w:ascii="Garamond" w:hAnsi="Garamond"/>
        </w:rPr>
        <w:t xml:space="preserve">Regeneration </w:t>
      </w:r>
      <w:r w:rsidR="003231FA">
        <w:rPr>
          <w:rFonts w:ascii="Garamond" w:hAnsi="Garamond"/>
        </w:rPr>
        <w:t>will be sampled by</w:t>
      </w:r>
      <w:r w:rsidR="00C802C1">
        <w:rPr>
          <w:rFonts w:ascii="Garamond" w:hAnsi="Garamond"/>
        </w:rPr>
        <w:t xml:space="preserve"> </w:t>
      </w:r>
      <w:r w:rsidR="00BA6712">
        <w:rPr>
          <w:rFonts w:ascii="Garamond" w:hAnsi="Garamond"/>
        </w:rPr>
        <w:t>identifying 30 focal trees</w:t>
      </w:r>
      <w:r w:rsidR="00B76EDD">
        <w:rPr>
          <w:rFonts w:ascii="Garamond" w:hAnsi="Garamond"/>
        </w:rPr>
        <w:t xml:space="preserve"> </w:t>
      </w:r>
      <w:r w:rsidR="003231FA">
        <w:rPr>
          <w:rFonts w:ascii="Garamond" w:hAnsi="Garamond"/>
        </w:rPr>
        <w:t xml:space="preserve">each </w:t>
      </w:r>
      <w:r w:rsidR="00B76EDD">
        <w:rPr>
          <w:rFonts w:ascii="Garamond" w:hAnsi="Garamond"/>
        </w:rPr>
        <w:t>of</w:t>
      </w:r>
      <w:r w:rsidR="00BA6712">
        <w:rPr>
          <w:rFonts w:ascii="Garamond" w:hAnsi="Garamond"/>
        </w:rPr>
        <w:t xml:space="preserve"> </w:t>
      </w:r>
      <w:r w:rsidR="00976A34">
        <w:rPr>
          <w:rFonts w:ascii="Garamond" w:hAnsi="Garamond"/>
        </w:rPr>
        <w:t>4</w:t>
      </w:r>
      <w:r w:rsidR="00E4151A">
        <w:rPr>
          <w:rFonts w:ascii="Garamond" w:hAnsi="Garamond"/>
        </w:rPr>
        <w:t xml:space="preserve"> </w:t>
      </w:r>
      <w:r w:rsidR="000E2AE6">
        <w:rPr>
          <w:rFonts w:ascii="Garamond" w:hAnsi="Garamond"/>
        </w:rPr>
        <w:t>sp</w:t>
      </w:r>
      <w:r w:rsidR="00B76EDD">
        <w:rPr>
          <w:rFonts w:ascii="Garamond" w:hAnsi="Garamond"/>
        </w:rPr>
        <w:t xml:space="preserve">ecies </w:t>
      </w:r>
      <w:r w:rsidR="00976A34">
        <w:rPr>
          <w:rFonts w:ascii="Garamond" w:hAnsi="Garamond"/>
        </w:rPr>
        <w:t>(</w:t>
      </w:r>
      <w:r w:rsidR="00976A34" w:rsidRPr="00976A34">
        <w:rPr>
          <w:rFonts w:ascii="Garamond" w:hAnsi="Garamond"/>
          <w:i/>
        </w:rPr>
        <w:t xml:space="preserve">A. </w:t>
      </w:r>
      <w:proofErr w:type="spellStart"/>
      <w:r w:rsidR="00976A34" w:rsidRPr="00976A34">
        <w:rPr>
          <w:rFonts w:ascii="Garamond" w:hAnsi="Garamond"/>
          <w:i/>
        </w:rPr>
        <w:t>rubrum</w:t>
      </w:r>
      <w:proofErr w:type="spellEnd"/>
      <w:r w:rsidR="00976A34" w:rsidRPr="00976A34">
        <w:rPr>
          <w:rFonts w:ascii="Garamond" w:hAnsi="Garamond"/>
          <w:i/>
        </w:rPr>
        <w:t xml:space="preserve">, T. </w:t>
      </w:r>
      <w:proofErr w:type="spellStart"/>
      <w:r w:rsidR="00976A34" w:rsidRPr="00976A34">
        <w:rPr>
          <w:rFonts w:ascii="Garamond" w:hAnsi="Garamond"/>
          <w:i/>
        </w:rPr>
        <w:t>canadensis</w:t>
      </w:r>
      <w:proofErr w:type="spellEnd"/>
      <w:r w:rsidR="00976A34" w:rsidRPr="00976A34">
        <w:rPr>
          <w:rFonts w:ascii="Garamond" w:hAnsi="Garamond"/>
          <w:i/>
        </w:rPr>
        <w:t xml:space="preserve">, P. </w:t>
      </w:r>
      <w:proofErr w:type="spellStart"/>
      <w:r w:rsidR="00976A34" w:rsidRPr="00976A34">
        <w:rPr>
          <w:rFonts w:ascii="Garamond" w:hAnsi="Garamond"/>
          <w:i/>
        </w:rPr>
        <w:t>strobus</w:t>
      </w:r>
      <w:proofErr w:type="spellEnd"/>
      <w:r w:rsidR="00976A34" w:rsidRPr="00976A34">
        <w:rPr>
          <w:rFonts w:ascii="Garamond" w:hAnsi="Garamond"/>
          <w:i/>
        </w:rPr>
        <w:t xml:space="preserve">, and A. </w:t>
      </w:r>
      <w:proofErr w:type="spellStart"/>
      <w:r w:rsidR="00976A34" w:rsidRPr="00976A34">
        <w:rPr>
          <w:rFonts w:ascii="Garamond" w:hAnsi="Garamond"/>
          <w:i/>
        </w:rPr>
        <w:t>balsamea</w:t>
      </w:r>
      <w:proofErr w:type="spellEnd"/>
      <w:r w:rsidR="00C802C1">
        <w:rPr>
          <w:rFonts w:ascii="Garamond" w:hAnsi="Garamond"/>
        </w:rPr>
        <w:t>)</w:t>
      </w:r>
      <w:r w:rsidR="00B76EDD">
        <w:rPr>
          <w:rFonts w:ascii="Garamond" w:hAnsi="Garamond"/>
        </w:rPr>
        <w:t xml:space="preserve">. </w:t>
      </w:r>
      <w:r w:rsidR="00B76EDD">
        <w:rPr>
          <w:rFonts w:ascii="Garamond" w:hAnsi="Garamond"/>
        </w:rPr>
        <w:t xml:space="preserve">These </w:t>
      </w:r>
      <w:r w:rsidR="00976A34">
        <w:rPr>
          <w:rFonts w:ascii="Garamond" w:hAnsi="Garamond"/>
        </w:rPr>
        <w:t>will be</w:t>
      </w:r>
      <w:r w:rsidR="00631A4F">
        <w:rPr>
          <w:rFonts w:ascii="Garamond" w:hAnsi="Garamond"/>
        </w:rPr>
        <w:t xml:space="preserve"> </w:t>
      </w:r>
      <w:r w:rsidR="00976A34">
        <w:rPr>
          <w:rFonts w:ascii="Garamond" w:hAnsi="Garamond"/>
        </w:rPr>
        <w:t>height-</w:t>
      </w:r>
      <w:r w:rsidR="00B76EDD">
        <w:rPr>
          <w:rFonts w:ascii="Garamond" w:hAnsi="Garamond"/>
        </w:rPr>
        <w:t xml:space="preserve">dominant trees </w:t>
      </w:r>
      <w:r w:rsidR="003231FA">
        <w:rPr>
          <w:rFonts w:ascii="Garamond" w:hAnsi="Garamond"/>
        </w:rPr>
        <w:t>in</w:t>
      </w:r>
      <w:r w:rsidR="001E6D2E">
        <w:rPr>
          <w:rFonts w:ascii="Garamond" w:hAnsi="Garamond"/>
        </w:rPr>
        <w:t xml:space="preserve"> pre-existing</w:t>
      </w:r>
      <w:r w:rsidR="003231FA">
        <w:rPr>
          <w:rFonts w:ascii="Garamond" w:hAnsi="Garamond"/>
        </w:rPr>
        <w:t xml:space="preserve"> pilot study</w:t>
      </w:r>
      <w:r w:rsidR="001E6D2E">
        <w:rPr>
          <w:rFonts w:ascii="Garamond" w:hAnsi="Garamond"/>
        </w:rPr>
        <w:t xml:space="preserve"> plots </w:t>
      </w:r>
      <w:r w:rsidR="00B76EDD">
        <w:rPr>
          <w:rFonts w:ascii="Garamond" w:hAnsi="Garamond"/>
        </w:rPr>
        <w:t xml:space="preserve">stratified by species and spatial location within harvest gaps. </w:t>
      </w:r>
      <w:r w:rsidR="00B76EDD">
        <w:rPr>
          <w:rFonts w:ascii="Garamond" w:hAnsi="Garamond"/>
        </w:rPr>
        <w:t>Focal trees</w:t>
      </w:r>
      <w:r w:rsidR="00BA6712">
        <w:rPr>
          <w:rFonts w:ascii="Garamond" w:hAnsi="Garamond"/>
        </w:rPr>
        <w:t xml:space="preserve"> will be the center of </w:t>
      </w:r>
      <w:r w:rsidR="001E6D2E">
        <w:rPr>
          <w:rFonts w:ascii="Garamond" w:hAnsi="Garamond"/>
        </w:rPr>
        <w:t>new</w:t>
      </w:r>
      <w:r w:rsidR="00B76EDD">
        <w:rPr>
          <w:rFonts w:ascii="Garamond" w:hAnsi="Garamond"/>
        </w:rPr>
        <w:t xml:space="preserve"> plots</w:t>
      </w:r>
      <w:r w:rsidR="00631A4F">
        <w:rPr>
          <w:rFonts w:ascii="Garamond" w:hAnsi="Garamond"/>
        </w:rPr>
        <w:t xml:space="preserve"> in which all stems will be</w:t>
      </w:r>
      <w:r w:rsidR="003231FA">
        <w:rPr>
          <w:rFonts w:ascii="Garamond" w:hAnsi="Garamond"/>
        </w:rPr>
        <w:t xml:space="preserve"> measured</w:t>
      </w:r>
      <w:r w:rsidR="00631A4F">
        <w:rPr>
          <w:rFonts w:ascii="Garamond" w:hAnsi="Garamond"/>
        </w:rPr>
        <w:t xml:space="preserve"> and </w:t>
      </w:r>
      <w:r w:rsidR="003231FA">
        <w:rPr>
          <w:rFonts w:ascii="Garamond" w:hAnsi="Garamond"/>
        </w:rPr>
        <w:t>m</w:t>
      </w:r>
      <w:r w:rsidR="00631A4F">
        <w:rPr>
          <w:rFonts w:ascii="Garamond" w:hAnsi="Garamond"/>
        </w:rPr>
        <w:t>apped</w:t>
      </w:r>
      <w:r w:rsidR="00B76EDD">
        <w:rPr>
          <w:rFonts w:ascii="Garamond" w:hAnsi="Garamond"/>
        </w:rPr>
        <w:t>.</w:t>
      </w:r>
      <w:r w:rsidR="000E2AE6">
        <w:rPr>
          <w:rFonts w:ascii="Garamond" w:hAnsi="Garamond"/>
        </w:rPr>
        <w:t xml:space="preserve"> </w:t>
      </w:r>
      <w:r w:rsidR="00C802C1">
        <w:rPr>
          <w:rFonts w:ascii="Garamond" w:hAnsi="Garamond"/>
        </w:rPr>
        <w:t>Spatial</w:t>
      </w:r>
      <w:r w:rsidR="008F2A8F">
        <w:rPr>
          <w:rFonts w:ascii="Garamond" w:hAnsi="Garamond"/>
        </w:rPr>
        <w:t xml:space="preserve"> position, light measurements</w:t>
      </w:r>
      <w:r w:rsidR="000E2AE6">
        <w:rPr>
          <w:rFonts w:ascii="Garamond" w:hAnsi="Garamond"/>
        </w:rPr>
        <w:t>, and depth to seasonally high water t</w:t>
      </w:r>
      <w:r w:rsidR="001E6D2E">
        <w:rPr>
          <w:rFonts w:ascii="Garamond" w:hAnsi="Garamond"/>
        </w:rPr>
        <w:t>able will be taken at</w:t>
      </w:r>
      <w:r w:rsidR="00631A4F">
        <w:rPr>
          <w:rFonts w:ascii="Garamond" w:hAnsi="Garamond"/>
        </w:rPr>
        <w:t xml:space="preserve"> plot center</w:t>
      </w:r>
      <w:r w:rsidR="000E2AE6">
        <w:rPr>
          <w:rFonts w:ascii="Garamond" w:hAnsi="Garamond"/>
        </w:rPr>
        <w:t xml:space="preserve">. </w:t>
      </w:r>
      <w:r w:rsidR="00C802C1">
        <w:rPr>
          <w:rFonts w:ascii="Garamond" w:hAnsi="Garamond"/>
        </w:rPr>
        <w:t xml:space="preserve">Stem </w:t>
      </w:r>
      <w:r w:rsidR="00EB6E34">
        <w:rPr>
          <w:rFonts w:ascii="Garamond" w:hAnsi="Garamond"/>
        </w:rPr>
        <w:t>cookies</w:t>
      </w:r>
      <w:r w:rsidR="006B1634">
        <w:rPr>
          <w:rFonts w:ascii="Garamond" w:hAnsi="Garamond"/>
        </w:rPr>
        <w:t xml:space="preserve"> </w:t>
      </w:r>
      <w:r w:rsidR="001E6D2E">
        <w:rPr>
          <w:rFonts w:ascii="Garamond" w:hAnsi="Garamond"/>
        </w:rPr>
        <w:t xml:space="preserve">will be collected </w:t>
      </w:r>
      <w:r w:rsidR="00E92ADA">
        <w:rPr>
          <w:rFonts w:ascii="Garamond" w:hAnsi="Garamond"/>
        </w:rPr>
        <w:t xml:space="preserve">from focal trees </w:t>
      </w:r>
      <w:r w:rsidR="006B1634">
        <w:rPr>
          <w:rFonts w:ascii="Garamond" w:hAnsi="Garamond"/>
        </w:rPr>
        <w:t>every 0.5 meter</w:t>
      </w:r>
      <w:r w:rsidR="003231FA">
        <w:rPr>
          <w:rFonts w:ascii="Garamond" w:hAnsi="Garamond"/>
        </w:rPr>
        <w:t xml:space="preserve"> and</w:t>
      </w:r>
      <w:r w:rsidR="00EB6E34">
        <w:rPr>
          <w:rFonts w:ascii="Garamond" w:hAnsi="Garamond"/>
        </w:rPr>
        <w:t xml:space="preserve"> random branch sampling </w:t>
      </w:r>
      <w:r w:rsidR="001E6D2E">
        <w:rPr>
          <w:rFonts w:ascii="Garamond" w:hAnsi="Garamond"/>
        </w:rPr>
        <w:t xml:space="preserve">conducted </w:t>
      </w:r>
      <w:r w:rsidR="00EB6E34">
        <w:rPr>
          <w:rFonts w:ascii="Garamond" w:hAnsi="Garamond"/>
        </w:rPr>
        <w:t>to obtain leaf area and biomass estimates</w:t>
      </w:r>
      <w:r w:rsidR="002C45CA">
        <w:rPr>
          <w:rFonts w:ascii="Garamond" w:hAnsi="Garamond"/>
        </w:rPr>
        <w:t>.</w:t>
      </w:r>
      <w:r w:rsidR="002C45CA">
        <w:rPr>
          <w:rFonts w:ascii="Garamond" w:hAnsi="Garamond"/>
          <w:b/>
          <w:vertAlign w:val="superscript"/>
        </w:rPr>
        <w:t>[5]</w:t>
      </w:r>
      <w:r w:rsidR="002C45CA">
        <w:rPr>
          <w:rFonts w:ascii="Garamond" w:hAnsi="Garamond"/>
        </w:rPr>
        <w:t xml:space="preserve"> </w:t>
      </w:r>
      <w:proofErr w:type="spellStart"/>
      <w:r w:rsidR="00E30FA7">
        <w:rPr>
          <w:rFonts w:ascii="Garamond" w:hAnsi="Garamond"/>
        </w:rPr>
        <w:t>Dendrochronological</w:t>
      </w:r>
      <w:proofErr w:type="spellEnd"/>
      <w:r w:rsidR="00E30FA7">
        <w:rPr>
          <w:rFonts w:ascii="Garamond" w:hAnsi="Garamond"/>
        </w:rPr>
        <w:t xml:space="preserve"> analysis will be used to </w:t>
      </w:r>
      <w:r w:rsidR="00E30FA7">
        <w:rPr>
          <w:rFonts w:ascii="Garamond" w:hAnsi="Garamond"/>
        </w:rPr>
        <w:t>reconstruct growth</w:t>
      </w:r>
      <w:r w:rsidR="003231FA">
        <w:rPr>
          <w:rFonts w:ascii="Garamond" w:hAnsi="Garamond"/>
        </w:rPr>
        <w:t xml:space="preserve"> </w:t>
      </w:r>
      <w:r w:rsidR="003231FA">
        <w:rPr>
          <w:rFonts w:ascii="Garamond" w:hAnsi="Garamond"/>
        </w:rPr>
        <w:t xml:space="preserve">and physiological response to release will be measured by analyzing </w:t>
      </w:r>
      <w:r w:rsidR="003231FA">
        <w:rPr>
          <w:rFonts w:ascii="Garamond" w:hAnsi="Garamond"/>
          <w:vertAlign w:val="superscript"/>
        </w:rPr>
        <w:t>18</w:t>
      </w:r>
      <w:r w:rsidR="003231FA">
        <w:rPr>
          <w:rFonts w:ascii="Garamond" w:hAnsi="Garamond"/>
        </w:rPr>
        <w:t xml:space="preserve">O and </w:t>
      </w:r>
      <w:r w:rsidR="003231FA">
        <w:rPr>
          <w:rFonts w:ascii="Garamond" w:hAnsi="Garamond"/>
          <w:vertAlign w:val="superscript"/>
        </w:rPr>
        <w:t>13</w:t>
      </w:r>
      <w:r w:rsidR="003231FA">
        <w:rPr>
          <w:rFonts w:ascii="Garamond" w:hAnsi="Garamond"/>
        </w:rPr>
        <w:t>C concentrations in annual growth rings</w:t>
      </w:r>
      <w:r w:rsidR="00E30FA7">
        <w:rPr>
          <w:rFonts w:ascii="Garamond" w:hAnsi="Garamond"/>
        </w:rPr>
        <w:t xml:space="preserve">. </w:t>
      </w:r>
      <w:r w:rsidR="003231FA">
        <w:rPr>
          <w:rFonts w:ascii="Garamond" w:hAnsi="Garamond"/>
        </w:rPr>
        <w:t>Null hypotheses will be</w:t>
      </w:r>
      <w:r w:rsidR="00205C69">
        <w:rPr>
          <w:rFonts w:ascii="Garamond" w:hAnsi="Garamond"/>
        </w:rPr>
        <w:t xml:space="preserve"> tested using </w:t>
      </w:r>
      <w:r w:rsidR="003231FA">
        <w:rPr>
          <w:rFonts w:ascii="Garamond" w:hAnsi="Garamond"/>
        </w:rPr>
        <w:t xml:space="preserve">hierarchical </w:t>
      </w:r>
      <w:r w:rsidR="00205C69">
        <w:rPr>
          <w:rFonts w:ascii="Garamond" w:hAnsi="Garamond"/>
        </w:rPr>
        <w:t>mixed-effects models.</w:t>
      </w:r>
      <w:r w:rsidR="00853C7F">
        <w:rPr>
          <w:rFonts w:ascii="Garamond" w:hAnsi="Garamond"/>
        </w:rPr>
        <w:t xml:space="preserve"> </w:t>
      </w:r>
    </w:p>
    <w:p w:rsidR="00707196" w:rsidRDefault="00707196" w:rsidP="00232547">
      <w:pPr>
        <w:rPr>
          <w:rFonts w:ascii="Garamond" w:hAnsi="Garamond"/>
        </w:rPr>
      </w:pPr>
    </w:p>
    <w:p w:rsidR="00232547" w:rsidRDefault="00232547" w:rsidP="00232547">
      <w:pPr>
        <w:rPr>
          <w:rFonts w:ascii="Garamond" w:hAnsi="Garamond"/>
          <w:b/>
        </w:rPr>
      </w:pPr>
      <w:r>
        <w:rPr>
          <w:rFonts w:ascii="Garamond" w:hAnsi="Garamond"/>
          <w:b/>
        </w:rPr>
        <w:t>Expected Outcomes and Products:</w:t>
      </w:r>
    </w:p>
    <w:p w:rsidR="00507842" w:rsidRDefault="009D7B89" w:rsidP="009D7B89">
      <w:pPr>
        <w:ind w:firstLine="360"/>
        <w:rPr>
          <w:rFonts w:ascii="Garamond" w:hAnsi="Garamond"/>
        </w:rPr>
      </w:pPr>
      <w:r>
        <w:rPr>
          <w:rFonts w:ascii="Garamond" w:hAnsi="Garamond"/>
        </w:rPr>
        <w:t>A detailed analysis</w:t>
      </w:r>
      <w:r w:rsidR="00C97F54">
        <w:rPr>
          <w:rFonts w:ascii="Garamond" w:hAnsi="Garamond"/>
        </w:rPr>
        <w:t xml:space="preserve"> of </w:t>
      </w:r>
      <w:r w:rsidR="00E92ADA">
        <w:rPr>
          <w:rFonts w:ascii="Garamond" w:hAnsi="Garamond"/>
        </w:rPr>
        <w:t xml:space="preserve">within-gap growth </w:t>
      </w:r>
      <w:r w:rsidR="00C97F54">
        <w:rPr>
          <w:rFonts w:ascii="Garamond" w:hAnsi="Garamond"/>
        </w:rPr>
        <w:t xml:space="preserve">pattern and </w:t>
      </w:r>
      <w:r w:rsidR="00E92ADA">
        <w:rPr>
          <w:rFonts w:ascii="Garamond" w:hAnsi="Garamond"/>
        </w:rPr>
        <w:t>process</w:t>
      </w:r>
      <w:r w:rsidR="00C97F54">
        <w:rPr>
          <w:rFonts w:ascii="Garamond" w:hAnsi="Garamond"/>
          <w:color w:val="000000"/>
        </w:rPr>
        <w:t xml:space="preserve"> </w:t>
      </w:r>
      <w:r w:rsidR="00032486">
        <w:rPr>
          <w:rFonts w:ascii="Garamond" w:hAnsi="Garamond"/>
          <w:color w:val="000000"/>
        </w:rPr>
        <w:t xml:space="preserve">will </w:t>
      </w:r>
      <w:r w:rsidR="00E92ADA">
        <w:rPr>
          <w:rFonts w:ascii="Garamond" w:hAnsi="Garamond"/>
          <w:color w:val="000000"/>
        </w:rPr>
        <w:t xml:space="preserve">uncover </w:t>
      </w:r>
      <w:r w:rsidR="00032486" w:rsidRPr="00F000C2">
        <w:rPr>
          <w:rFonts w:ascii="Garamond" w:hAnsi="Garamond"/>
          <w:color w:val="000000"/>
        </w:rPr>
        <w:t>the effect</w:t>
      </w:r>
      <w:r w:rsidR="00E92ADA">
        <w:rPr>
          <w:rFonts w:ascii="Garamond" w:hAnsi="Garamond"/>
          <w:color w:val="000000"/>
        </w:rPr>
        <w:t>s</w:t>
      </w:r>
      <w:r w:rsidR="00E6093A">
        <w:rPr>
          <w:rFonts w:ascii="Garamond" w:hAnsi="Garamond"/>
          <w:color w:val="000000"/>
        </w:rPr>
        <w:t xml:space="preserve"> of spatial </w:t>
      </w:r>
      <w:r w:rsidR="00B31372">
        <w:rPr>
          <w:rFonts w:ascii="Garamond" w:hAnsi="Garamond"/>
          <w:color w:val="000000"/>
        </w:rPr>
        <w:t>relationships</w:t>
      </w:r>
      <w:r w:rsidR="00E6093A">
        <w:rPr>
          <w:rFonts w:ascii="Garamond" w:hAnsi="Garamond"/>
          <w:color w:val="000000"/>
        </w:rPr>
        <w:t xml:space="preserve"> in</w:t>
      </w:r>
      <w:r w:rsidR="00E92ADA">
        <w:rPr>
          <w:rFonts w:ascii="Garamond" w:hAnsi="Garamond"/>
          <w:color w:val="000000"/>
        </w:rPr>
        <w:t xml:space="preserve"> harvest gaps</w:t>
      </w:r>
      <w:r w:rsidR="00E6093A">
        <w:rPr>
          <w:rFonts w:ascii="Garamond" w:hAnsi="Garamond"/>
          <w:color w:val="000000"/>
        </w:rPr>
        <w:t xml:space="preserve"> on productivity and composition in r</w:t>
      </w:r>
      <w:r>
        <w:rPr>
          <w:rFonts w:ascii="Garamond" w:hAnsi="Garamond"/>
          <w:color w:val="000000"/>
        </w:rPr>
        <w:t>etention and regeneration layer</w:t>
      </w:r>
      <w:r w:rsidR="00B31372">
        <w:rPr>
          <w:rFonts w:ascii="Garamond" w:hAnsi="Garamond"/>
          <w:color w:val="000000"/>
        </w:rPr>
        <w:t>s</w:t>
      </w:r>
      <w:r>
        <w:rPr>
          <w:rFonts w:ascii="Garamond" w:hAnsi="Garamond"/>
          <w:color w:val="000000"/>
        </w:rPr>
        <w:t>, producing</w:t>
      </w:r>
      <w:r w:rsidR="00E6093A">
        <w:rPr>
          <w:rFonts w:ascii="Garamond" w:hAnsi="Garamond"/>
          <w:color w:val="000000"/>
        </w:rPr>
        <w:t xml:space="preserve"> material for at least 5 peer-reviewed publications. Moreover, w</w:t>
      </w:r>
      <w:r w:rsidR="00E92ADA">
        <w:rPr>
          <w:rFonts w:ascii="Garamond" w:hAnsi="Garamond"/>
          <w:color w:val="000000"/>
        </w:rPr>
        <w:t>hen combined</w:t>
      </w:r>
      <w:r w:rsidR="00E6093A">
        <w:rPr>
          <w:rFonts w:ascii="Garamond" w:hAnsi="Garamond"/>
          <w:color w:val="000000"/>
        </w:rPr>
        <w:t xml:space="preserve"> with permanent plot data,</w:t>
      </w:r>
      <w:r>
        <w:rPr>
          <w:rFonts w:ascii="Garamond" w:hAnsi="Garamond"/>
          <w:color w:val="000000"/>
        </w:rPr>
        <w:t xml:space="preserve"> this project</w:t>
      </w:r>
      <w:r w:rsidR="00E6093A">
        <w:rPr>
          <w:rFonts w:ascii="Garamond" w:hAnsi="Garamond"/>
          <w:color w:val="000000"/>
        </w:rPr>
        <w:t xml:space="preserve"> </w:t>
      </w:r>
      <w:r w:rsidR="00E92ADA">
        <w:rPr>
          <w:rFonts w:ascii="Garamond" w:hAnsi="Garamond"/>
          <w:color w:val="000000"/>
        </w:rPr>
        <w:t xml:space="preserve">will allow a more </w:t>
      </w:r>
      <w:r>
        <w:rPr>
          <w:rFonts w:ascii="Garamond" w:hAnsi="Garamond"/>
          <w:color w:val="000000"/>
        </w:rPr>
        <w:t xml:space="preserve">detailed and </w:t>
      </w:r>
      <w:r w:rsidR="00E92ADA">
        <w:rPr>
          <w:rFonts w:ascii="Garamond" w:hAnsi="Garamond"/>
          <w:color w:val="000000"/>
        </w:rPr>
        <w:t>accurate overall assessment of</w:t>
      </w:r>
      <w:r w:rsidR="00E6093A">
        <w:rPr>
          <w:rFonts w:ascii="Garamond" w:hAnsi="Garamond"/>
          <w:color w:val="000000"/>
        </w:rPr>
        <w:t xml:space="preserve"> </w:t>
      </w:r>
      <w:r>
        <w:rPr>
          <w:rFonts w:ascii="Garamond" w:hAnsi="Garamond"/>
          <w:color w:val="000000"/>
        </w:rPr>
        <w:t>these</w:t>
      </w:r>
      <w:r w:rsidR="00E6093A">
        <w:rPr>
          <w:rFonts w:ascii="Garamond" w:hAnsi="Garamond"/>
          <w:color w:val="000000"/>
        </w:rPr>
        <w:t xml:space="preserve"> </w:t>
      </w:r>
      <w:r>
        <w:rPr>
          <w:rFonts w:ascii="Garamond" w:hAnsi="Garamond"/>
          <w:color w:val="000000"/>
        </w:rPr>
        <w:t>treatment impacts on stand productivity and compositional dynamics, providing</w:t>
      </w:r>
      <w:r w:rsidR="00E6093A">
        <w:rPr>
          <w:rFonts w:ascii="Garamond" w:hAnsi="Garamond"/>
          <w:color w:val="000000"/>
        </w:rPr>
        <w:t xml:space="preserve"> the informational </w:t>
      </w:r>
      <w:r w:rsidR="00032486" w:rsidRPr="00F000C2">
        <w:rPr>
          <w:rFonts w:ascii="Garamond" w:hAnsi="Garamond"/>
          <w:color w:val="000000"/>
        </w:rPr>
        <w:t xml:space="preserve">basis </w:t>
      </w:r>
      <w:r w:rsidR="00E6093A">
        <w:rPr>
          <w:rFonts w:ascii="Garamond" w:hAnsi="Garamond"/>
          <w:color w:val="000000"/>
        </w:rPr>
        <w:t xml:space="preserve">to refine predictive models of stand development and more </w:t>
      </w:r>
      <w:r w:rsidR="00032486" w:rsidRPr="00F000C2">
        <w:rPr>
          <w:rFonts w:ascii="Garamond" w:hAnsi="Garamond"/>
          <w:color w:val="000000"/>
        </w:rPr>
        <w:t xml:space="preserve">adequately assess the efficacy and role of </w:t>
      </w:r>
      <w:r w:rsidR="00032486">
        <w:rPr>
          <w:rFonts w:ascii="Garamond" w:hAnsi="Garamond"/>
          <w:color w:val="000000"/>
        </w:rPr>
        <w:t>variable retention</w:t>
      </w:r>
      <w:r>
        <w:rPr>
          <w:rFonts w:ascii="Garamond" w:hAnsi="Garamond"/>
          <w:color w:val="000000"/>
        </w:rPr>
        <w:t xml:space="preserve"> expanding gap NDBS</w:t>
      </w:r>
      <w:r w:rsidR="00032486" w:rsidRPr="00F000C2">
        <w:rPr>
          <w:rFonts w:ascii="Garamond" w:hAnsi="Garamond"/>
          <w:color w:val="000000"/>
        </w:rPr>
        <w:t xml:space="preserve"> systems </w:t>
      </w:r>
      <w:r w:rsidR="00AB674C">
        <w:rPr>
          <w:rFonts w:ascii="Garamond" w:hAnsi="Garamond"/>
          <w:color w:val="000000"/>
        </w:rPr>
        <w:t>in the Northern Forest</w:t>
      </w:r>
      <w:r w:rsidR="00032486" w:rsidRPr="00F000C2">
        <w:rPr>
          <w:rFonts w:ascii="Garamond" w:hAnsi="Garamond"/>
          <w:color w:val="000000"/>
        </w:rPr>
        <w:t>. At its broadest scope, th</w:t>
      </w:r>
      <w:r w:rsidR="00E6093A">
        <w:rPr>
          <w:rFonts w:ascii="Garamond" w:hAnsi="Garamond"/>
          <w:color w:val="000000"/>
        </w:rPr>
        <w:t xml:space="preserve">is project </w:t>
      </w:r>
      <w:r>
        <w:rPr>
          <w:rFonts w:ascii="Garamond" w:hAnsi="Garamond"/>
          <w:color w:val="000000"/>
        </w:rPr>
        <w:t>makes significant inroads exploring</w:t>
      </w:r>
      <w:r w:rsidR="00E92ADA">
        <w:rPr>
          <w:rFonts w:ascii="Garamond" w:hAnsi="Garamond"/>
          <w:color w:val="000000"/>
        </w:rPr>
        <w:t xml:space="preserve"> the balance between managing for</w:t>
      </w:r>
      <w:r w:rsidR="00032486" w:rsidRPr="00F000C2">
        <w:rPr>
          <w:rFonts w:ascii="Garamond" w:hAnsi="Garamond"/>
          <w:color w:val="000000"/>
        </w:rPr>
        <w:t xml:space="preserve"> com</w:t>
      </w:r>
      <w:r w:rsidR="00E92ADA">
        <w:rPr>
          <w:rFonts w:ascii="Garamond" w:hAnsi="Garamond"/>
          <w:color w:val="000000"/>
        </w:rPr>
        <w:t>plexity to maintain ecosystem resilience and reliably</w:t>
      </w:r>
      <w:r w:rsidR="00B31372">
        <w:rPr>
          <w:rFonts w:ascii="Garamond" w:hAnsi="Garamond"/>
          <w:color w:val="000000"/>
        </w:rPr>
        <w:t xml:space="preserve"> managing stand productivity and development</w:t>
      </w:r>
      <w:r w:rsidR="00E92ADA">
        <w:rPr>
          <w:rFonts w:ascii="Garamond" w:hAnsi="Garamond"/>
          <w:color w:val="000000"/>
        </w:rPr>
        <w:t>.</w:t>
      </w:r>
    </w:p>
    <w:p w:rsidR="00507842" w:rsidRDefault="00507842" w:rsidP="00232547">
      <w:pPr>
        <w:rPr>
          <w:rFonts w:ascii="Garamond" w:hAnsi="Garamond"/>
        </w:rPr>
      </w:pPr>
    </w:p>
    <w:p w:rsidR="00A2657C" w:rsidRDefault="00A2657C" w:rsidP="00A2657C">
      <w:pPr>
        <w:rPr>
          <w:rFonts w:ascii="Garamond" w:hAnsi="Garamond"/>
          <w:b/>
        </w:rPr>
      </w:pPr>
      <w:bookmarkStart w:id="0" w:name="_GoBack"/>
      <w:r>
        <w:rPr>
          <w:rFonts w:ascii="Garamond" w:hAnsi="Garamond"/>
          <w:b/>
        </w:rPr>
        <w:t>Project Budget</w:t>
      </w:r>
    </w:p>
    <w:p w:rsidR="00A2657C" w:rsidRDefault="00A2657C" w:rsidP="00A2657C">
      <w:pPr>
        <w:rPr>
          <w:rFonts w:ascii="Garamond" w:hAnsi="Garamond"/>
          <w:b/>
        </w:rPr>
      </w:pPr>
    </w:p>
    <w:p w:rsidR="00A2657C" w:rsidRPr="003F1CA3" w:rsidRDefault="00A2657C" w:rsidP="00A2657C">
      <w:pPr>
        <w:rPr>
          <w:rFonts w:ascii="Garamond" w:hAnsi="Garamond"/>
          <w:b/>
        </w:rPr>
      </w:pP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3518"/>
        <w:gridCol w:w="1763"/>
        <w:gridCol w:w="1728"/>
        <w:gridCol w:w="2331"/>
      </w:tblGrid>
      <w:tr w:rsidR="00A26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</w:tcPr>
          <w:p w:rsidR="00A2657C" w:rsidRPr="003F1CA3" w:rsidRDefault="00A2657C" w:rsidP="003F1CA3">
            <w:pPr>
              <w:jc w:val="center"/>
              <w:rPr>
                <w:rFonts w:ascii="Garamond" w:hAnsi="Garamond"/>
                <w:b w:val="0"/>
              </w:rPr>
            </w:pPr>
            <w:r w:rsidRPr="003F1CA3">
              <w:rPr>
                <w:rFonts w:ascii="Garamond" w:hAnsi="Garamond"/>
                <w:b w:val="0"/>
              </w:rPr>
              <w:t>Expense</w:t>
            </w:r>
          </w:p>
        </w:tc>
        <w:tc>
          <w:tcPr>
            <w:tcW w:w="1800" w:type="dxa"/>
          </w:tcPr>
          <w:p w:rsidR="00A2657C" w:rsidRPr="003F1CA3" w:rsidRDefault="00A2657C" w:rsidP="003F1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 w:val="0"/>
              </w:rPr>
            </w:pPr>
            <w:r w:rsidRPr="003F1CA3">
              <w:rPr>
                <w:rFonts w:ascii="Garamond" w:hAnsi="Garamond"/>
                <w:b w:val="0"/>
              </w:rPr>
              <w:t>Year 1</w:t>
            </w:r>
          </w:p>
        </w:tc>
        <w:tc>
          <w:tcPr>
            <w:tcW w:w="1764" w:type="dxa"/>
          </w:tcPr>
          <w:p w:rsidR="00A2657C" w:rsidRPr="003F1CA3" w:rsidRDefault="00A2657C" w:rsidP="003F1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 w:val="0"/>
              </w:rPr>
            </w:pPr>
            <w:r w:rsidRPr="003F1CA3">
              <w:rPr>
                <w:rFonts w:ascii="Garamond" w:hAnsi="Garamond"/>
                <w:b w:val="0"/>
              </w:rPr>
              <w:t>Year 2</w:t>
            </w:r>
          </w:p>
        </w:tc>
        <w:tc>
          <w:tcPr>
            <w:tcW w:w="2394" w:type="dxa"/>
          </w:tcPr>
          <w:p w:rsidR="00A2657C" w:rsidRPr="003F1CA3" w:rsidRDefault="00A2657C" w:rsidP="003F1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 w:val="0"/>
              </w:rPr>
            </w:pPr>
            <w:r w:rsidRPr="003F1CA3">
              <w:rPr>
                <w:rFonts w:ascii="Garamond" w:hAnsi="Garamond"/>
                <w:b w:val="0"/>
              </w:rPr>
              <w:t>Total</w:t>
            </w:r>
          </w:p>
        </w:tc>
      </w:tr>
      <w:tr w:rsidR="00A26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</w:tcPr>
          <w:p w:rsidR="00A2657C" w:rsidRPr="00E54A51" w:rsidRDefault="00A2657C" w:rsidP="003F1CA3">
            <w:pPr>
              <w:rPr>
                <w:rFonts w:ascii="Garamond" w:hAnsi="Garamond"/>
                <w:b w:val="0"/>
              </w:rPr>
            </w:pPr>
            <w:r w:rsidRPr="00E54A51">
              <w:rPr>
                <w:rFonts w:ascii="Garamond" w:hAnsi="Garamond"/>
                <w:b w:val="0"/>
              </w:rPr>
              <w:t>1 PI summer salary (Seymour)</w:t>
            </w:r>
          </w:p>
        </w:tc>
        <w:tc>
          <w:tcPr>
            <w:tcW w:w="1800" w:type="dxa"/>
          </w:tcPr>
          <w:p w:rsidR="00A2657C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$7,913</w:t>
            </w:r>
          </w:p>
        </w:tc>
        <w:tc>
          <w:tcPr>
            <w:tcW w:w="1764" w:type="dxa"/>
          </w:tcPr>
          <w:p w:rsidR="00A2657C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</w:p>
        </w:tc>
        <w:tc>
          <w:tcPr>
            <w:tcW w:w="2394" w:type="dxa"/>
          </w:tcPr>
          <w:p w:rsidR="00A2657C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$7,913</w:t>
            </w:r>
          </w:p>
        </w:tc>
      </w:tr>
      <w:tr w:rsidR="00A265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</w:tcPr>
          <w:p w:rsidR="00B76EDD" w:rsidRPr="00E54A51" w:rsidRDefault="00A2657C" w:rsidP="00232547">
            <w:pPr>
              <w:rPr>
                <w:rFonts w:ascii="Garamond" w:hAnsi="Garamond"/>
                <w:b w:val="0"/>
              </w:rPr>
            </w:pPr>
            <w:r w:rsidRPr="00E54A51">
              <w:rPr>
                <w:rFonts w:ascii="Garamond" w:hAnsi="Garamond"/>
                <w:b w:val="0"/>
              </w:rPr>
              <w:t>2 Gr</w:t>
            </w:r>
            <w:r w:rsidR="00B76EDD">
              <w:rPr>
                <w:rFonts w:ascii="Garamond" w:hAnsi="Garamond"/>
                <w:b w:val="0"/>
              </w:rPr>
              <w:t>aduate student supplement</w:t>
            </w:r>
          </w:p>
        </w:tc>
        <w:tc>
          <w:tcPr>
            <w:tcW w:w="1800" w:type="dxa"/>
          </w:tcPr>
          <w:p w:rsidR="00A2657C" w:rsidRDefault="00A2657C" w:rsidP="00232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15,000</w:t>
            </w:r>
          </w:p>
        </w:tc>
        <w:tc>
          <w:tcPr>
            <w:tcW w:w="1764" w:type="dxa"/>
          </w:tcPr>
          <w:p w:rsidR="00A2657C" w:rsidRDefault="00A2657C" w:rsidP="00232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$17,000</w:t>
            </w:r>
          </w:p>
        </w:tc>
        <w:tc>
          <w:tcPr>
            <w:tcW w:w="2394" w:type="dxa"/>
          </w:tcPr>
          <w:p w:rsidR="00A2657C" w:rsidRDefault="00A2657C" w:rsidP="00232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32,000</w:t>
            </w:r>
          </w:p>
        </w:tc>
      </w:tr>
      <w:tr w:rsidR="00A26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</w:tcPr>
          <w:p w:rsidR="00A2657C" w:rsidRPr="00E54A51" w:rsidRDefault="00A2657C" w:rsidP="00232547">
            <w:pPr>
              <w:rPr>
                <w:rFonts w:ascii="Garamond" w:hAnsi="Garamond"/>
                <w:b w:val="0"/>
              </w:rPr>
            </w:pPr>
            <w:r w:rsidRPr="00E54A51">
              <w:rPr>
                <w:rFonts w:ascii="Garamond" w:hAnsi="Garamond"/>
                <w:b w:val="0"/>
              </w:rPr>
              <w:t>3 Travel</w:t>
            </w:r>
          </w:p>
        </w:tc>
        <w:tc>
          <w:tcPr>
            <w:tcW w:w="1800" w:type="dxa"/>
          </w:tcPr>
          <w:p w:rsidR="00A2657C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2,000</w:t>
            </w:r>
          </w:p>
        </w:tc>
        <w:tc>
          <w:tcPr>
            <w:tcW w:w="1764" w:type="dxa"/>
          </w:tcPr>
          <w:p w:rsidR="00A2657C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 1,000</w:t>
            </w:r>
          </w:p>
        </w:tc>
        <w:tc>
          <w:tcPr>
            <w:tcW w:w="2394" w:type="dxa"/>
          </w:tcPr>
          <w:p w:rsidR="00A2657C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3,000</w:t>
            </w:r>
          </w:p>
        </w:tc>
      </w:tr>
      <w:tr w:rsidR="00A265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</w:tcPr>
          <w:p w:rsidR="00A2657C" w:rsidRPr="00B76EDD" w:rsidRDefault="00A2657C" w:rsidP="00B76EDD">
            <w:pPr>
              <w:rPr>
                <w:rFonts w:ascii="Garamond" w:hAnsi="Garamond"/>
              </w:rPr>
            </w:pPr>
          </w:p>
        </w:tc>
        <w:tc>
          <w:tcPr>
            <w:tcW w:w="1800" w:type="dxa"/>
          </w:tcPr>
          <w:p w:rsidR="00A2657C" w:rsidRDefault="00A2657C" w:rsidP="003F1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</w:p>
        </w:tc>
        <w:tc>
          <w:tcPr>
            <w:tcW w:w="1764" w:type="dxa"/>
          </w:tcPr>
          <w:p w:rsidR="00A2657C" w:rsidRDefault="00A2657C" w:rsidP="00232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</w:p>
        </w:tc>
        <w:tc>
          <w:tcPr>
            <w:tcW w:w="2394" w:type="dxa"/>
          </w:tcPr>
          <w:p w:rsidR="00A2657C" w:rsidRDefault="00A2657C" w:rsidP="003F1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</w:p>
        </w:tc>
      </w:tr>
      <w:tr w:rsidR="00A26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</w:tcPr>
          <w:p w:rsidR="00A2657C" w:rsidRPr="00E54A51" w:rsidRDefault="00A2657C" w:rsidP="00232547">
            <w:pPr>
              <w:rPr>
                <w:rFonts w:ascii="Garamond" w:hAnsi="Garamond"/>
                <w:b w:val="0"/>
              </w:rPr>
            </w:pPr>
            <w:r w:rsidRPr="00E54A51">
              <w:rPr>
                <w:rFonts w:ascii="Garamond" w:hAnsi="Garamond"/>
                <w:b w:val="0"/>
              </w:rPr>
              <w:t>4 Field equipment and office supplies</w:t>
            </w:r>
          </w:p>
        </w:tc>
        <w:tc>
          <w:tcPr>
            <w:tcW w:w="1800" w:type="dxa"/>
          </w:tcPr>
          <w:p w:rsidR="00A2657C" w:rsidRDefault="00A2657C" w:rsidP="003F1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2,000</w:t>
            </w:r>
          </w:p>
        </w:tc>
        <w:tc>
          <w:tcPr>
            <w:tcW w:w="1764" w:type="dxa"/>
          </w:tcPr>
          <w:p w:rsidR="00A2657C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</w:p>
        </w:tc>
        <w:tc>
          <w:tcPr>
            <w:tcW w:w="2394" w:type="dxa"/>
          </w:tcPr>
          <w:p w:rsidR="00A2657C" w:rsidRDefault="00A2657C" w:rsidP="003F1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2,000</w:t>
            </w:r>
          </w:p>
        </w:tc>
      </w:tr>
      <w:tr w:rsidR="00A2657C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</w:tcPr>
          <w:p w:rsidR="00A2657C" w:rsidRPr="00E54A51" w:rsidRDefault="00A2657C" w:rsidP="00232547">
            <w:pPr>
              <w:rPr>
                <w:rFonts w:ascii="Garamond" w:hAnsi="Garamond"/>
                <w:b w:val="0"/>
              </w:rPr>
            </w:pPr>
          </w:p>
        </w:tc>
        <w:tc>
          <w:tcPr>
            <w:tcW w:w="1800" w:type="dxa"/>
          </w:tcPr>
          <w:p w:rsidR="00A2657C" w:rsidRDefault="00A2657C" w:rsidP="00232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</w:p>
        </w:tc>
        <w:tc>
          <w:tcPr>
            <w:tcW w:w="1764" w:type="dxa"/>
          </w:tcPr>
          <w:p w:rsidR="00A2657C" w:rsidRDefault="00A2657C" w:rsidP="00232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</w:p>
        </w:tc>
        <w:tc>
          <w:tcPr>
            <w:tcW w:w="2394" w:type="dxa"/>
          </w:tcPr>
          <w:p w:rsidR="00A2657C" w:rsidRDefault="00A2657C" w:rsidP="00232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</w:p>
        </w:tc>
      </w:tr>
      <w:tr w:rsidR="00A26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</w:tcPr>
          <w:p w:rsidR="00A2657C" w:rsidRPr="00E54A51" w:rsidRDefault="00A2657C" w:rsidP="00232547">
            <w:pPr>
              <w:rPr>
                <w:rFonts w:ascii="Garamond" w:hAnsi="Garamond"/>
                <w:b w:val="0"/>
              </w:rPr>
            </w:pPr>
            <w:r w:rsidRPr="00E54A51">
              <w:rPr>
                <w:rFonts w:ascii="Garamond" w:hAnsi="Garamond"/>
                <w:b w:val="0"/>
              </w:rPr>
              <w:t>5 Analysis</w:t>
            </w:r>
          </w:p>
        </w:tc>
        <w:tc>
          <w:tcPr>
            <w:tcW w:w="1800" w:type="dxa"/>
          </w:tcPr>
          <w:p w:rsidR="00A2657C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20,000</w:t>
            </w:r>
          </w:p>
        </w:tc>
        <w:tc>
          <w:tcPr>
            <w:tcW w:w="1764" w:type="dxa"/>
          </w:tcPr>
          <w:p w:rsidR="00A2657C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</w:p>
        </w:tc>
        <w:tc>
          <w:tcPr>
            <w:tcW w:w="2394" w:type="dxa"/>
          </w:tcPr>
          <w:p w:rsidR="00A2657C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20,000</w:t>
            </w:r>
          </w:p>
        </w:tc>
      </w:tr>
      <w:tr w:rsidR="00A265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</w:tcPr>
          <w:p w:rsidR="00A2657C" w:rsidRPr="00E54A51" w:rsidRDefault="00A2657C" w:rsidP="00232547">
            <w:pPr>
              <w:rPr>
                <w:rFonts w:ascii="Garamond" w:hAnsi="Garamond"/>
              </w:rPr>
            </w:pPr>
          </w:p>
        </w:tc>
        <w:tc>
          <w:tcPr>
            <w:tcW w:w="1800" w:type="dxa"/>
          </w:tcPr>
          <w:p w:rsidR="00A2657C" w:rsidRDefault="00A2657C" w:rsidP="00232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</w:rPr>
            </w:pPr>
          </w:p>
        </w:tc>
        <w:tc>
          <w:tcPr>
            <w:tcW w:w="1764" w:type="dxa"/>
          </w:tcPr>
          <w:p w:rsidR="00A2657C" w:rsidRDefault="00A2657C" w:rsidP="00232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</w:rPr>
            </w:pPr>
          </w:p>
        </w:tc>
        <w:tc>
          <w:tcPr>
            <w:tcW w:w="2394" w:type="dxa"/>
          </w:tcPr>
          <w:p w:rsidR="00A2657C" w:rsidRPr="003F1CA3" w:rsidRDefault="00A2657C" w:rsidP="00E54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</w:rPr>
            </w:pPr>
          </w:p>
        </w:tc>
      </w:tr>
      <w:tr w:rsidR="00A26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</w:tcPr>
          <w:p w:rsidR="00A2657C" w:rsidRPr="00E54A51" w:rsidRDefault="00A2657C" w:rsidP="00232547">
            <w:pPr>
              <w:rPr>
                <w:rFonts w:ascii="Garamond" w:hAnsi="Garamond"/>
              </w:rPr>
            </w:pPr>
            <w:r w:rsidRPr="00E54A51">
              <w:rPr>
                <w:rFonts w:ascii="Garamond" w:hAnsi="Garamond"/>
              </w:rPr>
              <w:t>Total request from NSRC</w:t>
            </w:r>
          </w:p>
        </w:tc>
        <w:tc>
          <w:tcPr>
            <w:tcW w:w="1800" w:type="dxa"/>
          </w:tcPr>
          <w:p w:rsidR="00A2657C" w:rsidRPr="003F1CA3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$48</w:t>
            </w:r>
            <w:r w:rsidRPr="003F1CA3">
              <w:rPr>
                <w:rFonts w:ascii="Garamond" w:hAnsi="Garamond"/>
                <w:b/>
              </w:rPr>
              <w:t>,913</w:t>
            </w:r>
          </w:p>
        </w:tc>
        <w:tc>
          <w:tcPr>
            <w:tcW w:w="1764" w:type="dxa"/>
          </w:tcPr>
          <w:p w:rsidR="00A2657C" w:rsidRPr="003F1CA3" w:rsidRDefault="00A2657C" w:rsidP="00232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18</w:t>
            </w:r>
            <w:r w:rsidRPr="003F1CA3">
              <w:rPr>
                <w:rFonts w:ascii="Garamond" w:hAnsi="Garamond"/>
                <w:b/>
              </w:rPr>
              <w:t>,000</w:t>
            </w:r>
          </w:p>
        </w:tc>
        <w:tc>
          <w:tcPr>
            <w:tcW w:w="2394" w:type="dxa"/>
          </w:tcPr>
          <w:p w:rsidR="00A2657C" w:rsidRPr="003F1CA3" w:rsidRDefault="00A2657C" w:rsidP="00E54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</w:rPr>
            </w:pPr>
            <w:r w:rsidRPr="003F1CA3">
              <w:rPr>
                <w:rFonts w:ascii="Garamond" w:hAnsi="Garamond"/>
                <w:b/>
              </w:rPr>
              <w:t>$</w:t>
            </w:r>
            <w:r>
              <w:rPr>
                <w:rFonts w:ascii="Garamond" w:hAnsi="Garamond"/>
                <w:b/>
              </w:rPr>
              <w:t>66</w:t>
            </w:r>
            <w:r w:rsidRPr="003F1CA3">
              <w:rPr>
                <w:rFonts w:ascii="Garamond" w:hAnsi="Garamond"/>
                <w:b/>
              </w:rPr>
              <w:t>,913</w:t>
            </w:r>
          </w:p>
        </w:tc>
      </w:tr>
    </w:tbl>
    <w:p w:rsidR="00A2657C" w:rsidRDefault="00A2657C" w:rsidP="00A2657C">
      <w:pPr>
        <w:rPr>
          <w:rFonts w:ascii="Garamond" w:hAnsi="Garamond"/>
        </w:rPr>
      </w:pPr>
    </w:p>
    <w:p w:rsidR="00A2657C" w:rsidRDefault="00A2657C" w:rsidP="00A2657C">
      <w:pPr>
        <w:rPr>
          <w:rFonts w:ascii="Garamond" w:hAnsi="Garamond"/>
          <w:b/>
        </w:rPr>
      </w:pPr>
      <w:r w:rsidRPr="003F1CA3">
        <w:rPr>
          <w:rFonts w:ascii="Garamond" w:hAnsi="Garamond"/>
          <w:b/>
        </w:rPr>
        <w:t>Budget Justification</w:t>
      </w:r>
    </w:p>
    <w:p w:rsidR="00A2657C" w:rsidRDefault="00A2657C" w:rsidP="00A2657C">
      <w:pPr>
        <w:rPr>
          <w:rFonts w:ascii="Garamond" w:hAnsi="Garamond"/>
          <w:b/>
        </w:rPr>
      </w:pPr>
    </w:p>
    <w:p w:rsidR="00A2657C" w:rsidRDefault="00A2657C" w:rsidP="00A2657C">
      <w:pPr>
        <w:rPr>
          <w:rFonts w:ascii="Garamond" w:hAnsi="Garamond"/>
          <w:b/>
        </w:rPr>
      </w:pPr>
      <w:proofErr w:type="gramStart"/>
      <w:r>
        <w:rPr>
          <w:rFonts w:ascii="Garamond" w:hAnsi="Garamond"/>
          <w:b/>
        </w:rPr>
        <w:t>1  -</w:t>
      </w:r>
      <w:proofErr w:type="gramEnd"/>
      <w:r>
        <w:rPr>
          <w:rFonts w:ascii="Garamond" w:hAnsi="Garamond"/>
          <w:b/>
        </w:rPr>
        <w:t xml:space="preserve">  Project oversight by PI (2 weeks + 51% overhead)</w:t>
      </w:r>
    </w:p>
    <w:p w:rsidR="00A2657C" w:rsidRDefault="00A2657C" w:rsidP="00A2657C">
      <w:pPr>
        <w:rPr>
          <w:rFonts w:ascii="Garamond" w:hAnsi="Garamond"/>
          <w:b/>
        </w:rPr>
      </w:pPr>
      <w:r>
        <w:rPr>
          <w:rFonts w:ascii="Garamond" w:hAnsi="Garamond"/>
          <w:b/>
        </w:rPr>
        <w:t>2  - M.S. graduate student stipend supplements ($500/month for twelve month, plus an  addition full support for 4 months at $2000/month) and PhD graduate student stipend ($750/ month for twenty-four months)</w:t>
      </w:r>
    </w:p>
    <w:p w:rsidR="00A2657C" w:rsidRDefault="00A2657C" w:rsidP="00A2657C">
      <w:pPr>
        <w:rPr>
          <w:rFonts w:ascii="Garamond" w:hAnsi="Garamond"/>
          <w:b/>
        </w:rPr>
      </w:pPr>
      <w:r>
        <w:rPr>
          <w:rFonts w:ascii="Garamond" w:hAnsi="Garamond"/>
          <w:b/>
        </w:rPr>
        <w:t>3 – Daily travel to and from study sites; presentations at regional meetings</w:t>
      </w:r>
    </w:p>
    <w:p w:rsidR="00A2657C" w:rsidRDefault="00A2657C" w:rsidP="00A2657C">
      <w:pPr>
        <w:rPr>
          <w:rFonts w:ascii="Garamond" w:hAnsi="Garamond"/>
          <w:b/>
        </w:rPr>
      </w:pPr>
      <w:r>
        <w:rPr>
          <w:rFonts w:ascii="Garamond" w:hAnsi="Garamond"/>
          <w:b/>
        </w:rPr>
        <w:t>4 – Miscellaneous field supplies and equipment</w:t>
      </w:r>
    </w:p>
    <w:p w:rsidR="00A2657C" w:rsidRDefault="00A2657C" w:rsidP="00A2657C">
      <w:pPr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5 – Wood mounts for cores, labor for sample preparation, and oxygen and carbon isotope fractionation analysis for samples. Collect 4 samples from 30 individuals for 3 species in both retention and regeneration layers. Estimated cost for analysis of oxygen samples: $16. Estimated cost for analysis of </w:t>
      </w:r>
    </w:p>
    <w:p w:rsidR="00A2657C" w:rsidRDefault="00A2657C" w:rsidP="00A2657C">
      <w:pPr>
        <w:rPr>
          <w:rFonts w:ascii="Garamond" w:hAnsi="Garamond"/>
          <w:b/>
        </w:rPr>
      </w:pPr>
    </w:p>
    <w:p w:rsidR="00DA22FC" w:rsidRDefault="00DA22FC" w:rsidP="00232547">
      <w:pPr>
        <w:rPr>
          <w:rFonts w:ascii="Garamond" w:hAnsi="Garamond"/>
        </w:rPr>
      </w:pPr>
    </w:p>
    <w:p w:rsidR="00DA22FC" w:rsidRDefault="00DA22FC" w:rsidP="00232547">
      <w:pPr>
        <w:rPr>
          <w:rFonts w:ascii="Garamond" w:hAnsi="Garamond"/>
        </w:rPr>
      </w:pPr>
    </w:p>
    <w:p w:rsidR="00DA22FC" w:rsidRDefault="00DA22FC" w:rsidP="00232547">
      <w:pPr>
        <w:rPr>
          <w:rFonts w:ascii="Garamond" w:hAnsi="Garamond"/>
        </w:rPr>
      </w:pPr>
    </w:p>
    <w:p w:rsidR="00DA22FC" w:rsidRDefault="00DA22FC" w:rsidP="00232547">
      <w:pPr>
        <w:rPr>
          <w:rFonts w:ascii="Garamond" w:hAnsi="Garamond"/>
        </w:rPr>
      </w:pPr>
    </w:p>
    <w:p w:rsidR="00DA22FC" w:rsidRDefault="00DA22FC" w:rsidP="00232547">
      <w:pPr>
        <w:rPr>
          <w:rFonts w:ascii="Garamond" w:hAnsi="Garamond"/>
        </w:rPr>
      </w:pPr>
    </w:p>
    <w:p w:rsidR="00DA22FC" w:rsidRDefault="00DA22FC" w:rsidP="00232547">
      <w:pPr>
        <w:rPr>
          <w:rFonts w:ascii="Garamond" w:hAnsi="Garamond"/>
        </w:rPr>
      </w:pPr>
    </w:p>
    <w:bookmarkEnd w:id="0"/>
    <w:p w:rsidR="00DA22FC" w:rsidRDefault="00DA22FC" w:rsidP="00232547">
      <w:pPr>
        <w:rPr>
          <w:rFonts w:ascii="Garamond" w:hAnsi="Garamond"/>
        </w:rPr>
      </w:pPr>
    </w:p>
    <w:p w:rsidR="00550E6B" w:rsidRDefault="00550E6B" w:rsidP="00232547">
      <w:pPr>
        <w:rPr>
          <w:rFonts w:ascii="Garamond" w:hAnsi="Garamond"/>
        </w:rPr>
      </w:pPr>
    </w:p>
    <w:p w:rsidR="004C4B19" w:rsidRDefault="004C4B19" w:rsidP="00232547">
      <w:pPr>
        <w:rPr>
          <w:rFonts w:ascii="Garamond" w:hAnsi="Garamond"/>
        </w:rPr>
      </w:pPr>
    </w:p>
    <w:p w:rsidR="004C4B19" w:rsidRDefault="004C4B19" w:rsidP="00232547">
      <w:pPr>
        <w:rPr>
          <w:rFonts w:ascii="Garamond" w:hAnsi="Garamond"/>
        </w:rPr>
      </w:pPr>
    </w:p>
    <w:p w:rsidR="004C4B19" w:rsidRDefault="004C4B19" w:rsidP="00232547">
      <w:pPr>
        <w:rPr>
          <w:rFonts w:ascii="Garamond" w:hAnsi="Garamond"/>
        </w:rPr>
      </w:pPr>
    </w:p>
    <w:p w:rsidR="004C4B19" w:rsidRDefault="004C4B19" w:rsidP="00232547">
      <w:pPr>
        <w:rPr>
          <w:rFonts w:ascii="Garamond" w:hAnsi="Garamond"/>
        </w:rPr>
      </w:pPr>
    </w:p>
    <w:p w:rsidR="004C4B19" w:rsidRDefault="00DA22FC" w:rsidP="00ED77E7">
      <w:pPr>
        <w:rPr>
          <w:rFonts w:ascii="Garamond" w:hAnsi="Garamond"/>
        </w:rPr>
      </w:pPr>
      <w:r>
        <w:rPr>
          <w:rFonts w:ascii="Garamond" w:hAnsi="Garamond"/>
        </w:rPr>
        <w:t>______________________________________________________________________________</w:t>
      </w:r>
      <w:r w:rsidR="00917001">
        <w:rPr>
          <w:rFonts w:ascii="Garamond" w:hAnsi="Garamond"/>
        </w:rPr>
        <w:t xml:space="preserve">  </w:t>
      </w:r>
    </w:p>
    <w:p w:rsidR="00ED77E7" w:rsidRDefault="00ED77E7" w:rsidP="00ED77E7">
      <w:pPr>
        <w:rPr>
          <w:rFonts w:ascii="Garamond" w:hAnsi="Garamond"/>
        </w:rPr>
      </w:pPr>
      <w:r>
        <w:rPr>
          <w:rFonts w:ascii="Garamond" w:hAnsi="Garamond"/>
          <w:b/>
        </w:rPr>
        <w:t>Literature Cited</w:t>
      </w:r>
    </w:p>
    <w:p w:rsidR="00ED77E7" w:rsidRDefault="00ED77E7" w:rsidP="00232547">
      <w:pPr>
        <w:rPr>
          <w:rFonts w:ascii="Garamond" w:hAnsi="Garamond"/>
          <w:b/>
          <w:sz w:val="32"/>
        </w:rPr>
      </w:pP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1.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lastRenderedPageBreak/>
        <w:t>Arseneault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J. E. &amp; Saunders, M. R. Incorporating canopy gap-induced growth responses into spatially implicit growth model projections. </w:t>
      </w:r>
      <w:r w:rsidRPr="003468D5">
        <w:rPr>
          <w:rFonts w:ascii="Times New Roman" w:eastAsia="Times New Roman" w:hAnsi="Times New Roman"/>
          <w:i/>
          <w:iCs/>
          <w:szCs w:val="24"/>
        </w:rPr>
        <w:t>Ecological Modelling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237-238,</w:t>
      </w:r>
      <w:r w:rsidRPr="003468D5">
        <w:rPr>
          <w:rFonts w:ascii="Times New Roman" w:eastAsia="Times New Roman" w:hAnsi="Times New Roman"/>
          <w:szCs w:val="24"/>
        </w:rPr>
        <w:t xml:space="preserve"> 120–131 (2012).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2.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t>Arseneault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J. E., Saunders, M. R., Seymour, R. S. &amp; Wagner, R. G. First decadal response to treatment in a disturbance-based </w:t>
      </w:r>
      <w:proofErr w:type="spellStart"/>
      <w:r w:rsidRPr="003468D5">
        <w:rPr>
          <w:rFonts w:ascii="Times New Roman" w:eastAsia="Times New Roman" w:hAnsi="Times New Roman"/>
          <w:szCs w:val="24"/>
        </w:rPr>
        <w:t>silviculture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 experiment in Maine. </w:t>
      </w:r>
      <w:r w:rsidRPr="003468D5">
        <w:rPr>
          <w:rFonts w:ascii="Times New Roman" w:eastAsia="Times New Roman" w:hAnsi="Times New Roman"/>
          <w:i/>
          <w:iCs/>
          <w:szCs w:val="24"/>
        </w:rPr>
        <w:t>Forest Ecology and Management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262,</w:t>
      </w:r>
      <w:r w:rsidRPr="003468D5">
        <w:rPr>
          <w:rFonts w:ascii="Times New Roman" w:eastAsia="Times New Roman" w:hAnsi="Times New Roman"/>
          <w:szCs w:val="24"/>
        </w:rPr>
        <w:t xml:space="preserve"> 404–412 (2011).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3.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t>Bladon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K. D., </w:t>
      </w:r>
      <w:proofErr w:type="spellStart"/>
      <w:r w:rsidRPr="003468D5">
        <w:rPr>
          <w:rFonts w:ascii="Times New Roman" w:eastAsia="Times New Roman" w:hAnsi="Times New Roman"/>
          <w:szCs w:val="24"/>
        </w:rPr>
        <w:t>Silins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U., </w:t>
      </w:r>
      <w:proofErr w:type="spellStart"/>
      <w:r w:rsidRPr="003468D5">
        <w:rPr>
          <w:rFonts w:ascii="Times New Roman" w:eastAsia="Times New Roman" w:hAnsi="Times New Roman"/>
          <w:szCs w:val="24"/>
        </w:rPr>
        <w:t>Landhäusser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S. M., Messier, C. &amp; </w:t>
      </w:r>
      <w:proofErr w:type="spellStart"/>
      <w:r w:rsidRPr="003468D5">
        <w:rPr>
          <w:rFonts w:ascii="Times New Roman" w:eastAsia="Times New Roman" w:hAnsi="Times New Roman"/>
          <w:szCs w:val="24"/>
        </w:rPr>
        <w:t>Lieffers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V. J. Carbon isotope discrimination and water stress in trembling aspen following variable retention harvesting. </w:t>
      </w:r>
      <w:r w:rsidRPr="003468D5">
        <w:rPr>
          <w:rFonts w:ascii="Times New Roman" w:eastAsia="Times New Roman" w:hAnsi="Times New Roman"/>
          <w:i/>
          <w:iCs/>
          <w:szCs w:val="24"/>
        </w:rPr>
        <w:t>Tree physiology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27,</w:t>
      </w:r>
      <w:r w:rsidRPr="003468D5">
        <w:rPr>
          <w:rFonts w:ascii="Times New Roman" w:eastAsia="Times New Roman" w:hAnsi="Times New Roman"/>
          <w:szCs w:val="24"/>
        </w:rPr>
        <w:t xml:space="preserve"> 1065–1071 (2007).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4.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 xml:space="preserve">Brooks, J. R. &amp; Mitchell, A. K. Interpreting tree responses to thinning and fertilization using tree-ring stable isotopes. </w:t>
      </w:r>
      <w:r w:rsidRPr="003468D5">
        <w:rPr>
          <w:rFonts w:ascii="Times New Roman" w:eastAsia="Times New Roman" w:hAnsi="Times New Roman"/>
          <w:i/>
          <w:iCs/>
          <w:szCs w:val="24"/>
        </w:rPr>
        <w:t xml:space="preserve">New </w:t>
      </w:r>
      <w:proofErr w:type="spellStart"/>
      <w:r w:rsidRPr="003468D5">
        <w:rPr>
          <w:rFonts w:ascii="Times New Roman" w:eastAsia="Times New Roman" w:hAnsi="Times New Roman"/>
          <w:i/>
          <w:iCs/>
          <w:szCs w:val="24"/>
        </w:rPr>
        <w:t>Phytologist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190,</w:t>
      </w:r>
      <w:r w:rsidRPr="003468D5">
        <w:rPr>
          <w:rFonts w:ascii="Times New Roman" w:eastAsia="Times New Roman" w:hAnsi="Times New Roman"/>
          <w:szCs w:val="24"/>
        </w:rPr>
        <w:t xml:space="preserve"> 770–782 (2011).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5.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t>Gregoire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T. A. &amp; Valentine, H. T. </w:t>
      </w:r>
      <w:r w:rsidRPr="003468D5">
        <w:rPr>
          <w:rFonts w:ascii="Times New Roman" w:eastAsia="Times New Roman" w:hAnsi="Times New Roman"/>
          <w:i/>
          <w:iCs/>
          <w:szCs w:val="24"/>
        </w:rPr>
        <w:t>Sampling Strategies for Natural Resources and Environment</w:t>
      </w:r>
      <w:r w:rsidRPr="003468D5">
        <w:rPr>
          <w:rFonts w:ascii="Times New Roman" w:eastAsia="Times New Roman" w:hAnsi="Times New Roman"/>
          <w:szCs w:val="24"/>
        </w:rPr>
        <w:t>. (Chapman-Hall, 2008).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6.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t>Guiterman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C. H., Seymour, R. S. &amp; </w:t>
      </w:r>
      <w:proofErr w:type="spellStart"/>
      <w:r w:rsidRPr="003468D5">
        <w:rPr>
          <w:rFonts w:ascii="Times New Roman" w:eastAsia="Times New Roman" w:hAnsi="Times New Roman"/>
          <w:szCs w:val="24"/>
        </w:rPr>
        <w:t>Weiskittel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A. R. Long-Term Thinning Effects on the Leaf Area of </w:t>
      </w:r>
      <w:proofErr w:type="spellStart"/>
      <w:r w:rsidRPr="003468D5">
        <w:rPr>
          <w:rFonts w:ascii="Times New Roman" w:eastAsia="Times New Roman" w:hAnsi="Times New Roman"/>
          <w:i/>
          <w:iCs/>
          <w:szCs w:val="24"/>
        </w:rPr>
        <w:t>Pinus</w:t>
      </w:r>
      <w:proofErr w:type="spellEnd"/>
      <w:r w:rsidRPr="003468D5">
        <w:rPr>
          <w:rFonts w:ascii="Times New Roman" w:eastAsia="Times New Roman" w:hAnsi="Times New Roman"/>
          <w:i/>
          <w:iCs/>
          <w:szCs w:val="24"/>
        </w:rPr>
        <w:t xml:space="preserve"> </w:t>
      </w:r>
      <w:proofErr w:type="spellStart"/>
      <w:r w:rsidRPr="003468D5">
        <w:rPr>
          <w:rFonts w:ascii="Times New Roman" w:eastAsia="Times New Roman" w:hAnsi="Times New Roman"/>
          <w:i/>
          <w:iCs/>
          <w:szCs w:val="24"/>
        </w:rPr>
        <w:t>strobus</w:t>
      </w:r>
      <w:proofErr w:type="spellEnd"/>
      <w:r w:rsidRPr="003468D5">
        <w:rPr>
          <w:rFonts w:ascii="Times New Roman" w:eastAsia="Times New Roman" w:hAnsi="Times New Roman"/>
          <w:i/>
          <w:iCs/>
          <w:szCs w:val="24"/>
        </w:rPr>
        <w:t xml:space="preserve"> L.</w:t>
      </w:r>
      <w:r w:rsidRPr="003468D5">
        <w:rPr>
          <w:rFonts w:ascii="Times New Roman" w:eastAsia="Times New Roman" w:hAnsi="Times New Roman"/>
          <w:szCs w:val="24"/>
        </w:rPr>
        <w:t xml:space="preserve"> as Estimated from </w:t>
      </w:r>
      <w:proofErr w:type="spellStart"/>
      <w:r w:rsidRPr="003468D5">
        <w:rPr>
          <w:rFonts w:ascii="Times New Roman" w:eastAsia="Times New Roman" w:hAnsi="Times New Roman"/>
          <w:szCs w:val="24"/>
        </w:rPr>
        <w:t>Litterfall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 and Individual-Tree </w:t>
      </w:r>
      <w:proofErr w:type="spellStart"/>
      <w:r w:rsidRPr="003468D5">
        <w:rPr>
          <w:rFonts w:ascii="Times New Roman" w:eastAsia="Times New Roman" w:hAnsi="Times New Roman"/>
          <w:szCs w:val="24"/>
        </w:rPr>
        <w:t>Allometric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 Models. </w:t>
      </w:r>
      <w:r w:rsidRPr="003468D5">
        <w:rPr>
          <w:rFonts w:ascii="Times New Roman" w:eastAsia="Times New Roman" w:hAnsi="Times New Roman"/>
          <w:i/>
          <w:iCs/>
          <w:szCs w:val="24"/>
        </w:rPr>
        <w:t>Forest Science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58,</w:t>
      </w:r>
      <w:r w:rsidRPr="003468D5">
        <w:rPr>
          <w:rFonts w:ascii="Times New Roman" w:eastAsia="Times New Roman" w:hAnsi="Times New Roman"/>
          <w:szCs w:val="24"/>
        </w:rPr>
        <w:t xml:space="preserve"> 85–93 (2012).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7.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t>Gustafsson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L. </w:t>
      </w:r>
      <w:r w:rsidRPr="003468D5">
        <w:rPr>
          <w:rFonts w:ascii="Times New Roman" w:eastAsia="Times New Roman" w:hAnsi="Times New Roman"/>
          <w:i/>
          <w:iCs/>
          <w:szCs w:val="24"/>
        </w:rPr>
        <w:t>et al.</w:t>
      </w:r>
      <w:r w:rsidRPr="003468D5">
        <w:rPr>
          <w:rFonts w:ascii="Times New Roman" w:eastAsia="Times New Roman" w:hAnsi="Times New Roman"/>
          <w:szCs w:val="24"/>
        </w:rPr>
        <w:t xml:space="preserve"> Retention Forestry to Maintain Multifunctional Forests: A World Perspective. </w:t>
      </w:r>
      <w:proofErr w:type="spellStart"/>
      <w:r w:rsidRPr="003468D5">
        <w:rPr>
          <w:rFonts w:ascii="Times New Roman" w:eastAsia="Times New Roman" w:hAnsi="Times New Roman"/>
          <w:i/>
          <w:iCs/>
          <w:szCs w:val="24"/>
        </w:rPr>
        <w:t>BioScience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62,</w:t>
      </w:r>
      <w:r w:rsidRPr="003468D5">
        <w:rPr>
          <w:rFonts w:ascii="Times New Roman" w:eastAsia="Times New Roman" w:hAnsi="Times New Roman"/>
          <w:szCs w:val="24"/>
        </w:rPr>
        <w:t xml:space="preserve"> 633–645 (2012).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8.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t>Holling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C. S. Resilience and Stability of Ecological Systems. </w:t>
      </w:r>
      <w:r w:rsidRPr="003468D5">
        <w:rPr>
          <w:rFonts w:ascii="Times New Roman" w:eastAsia="Times New Roman" w:hAnsi="Times New Roman"/>
          <w:i/>
          <w:iCs/>
          <w:szCs w:val="24"/>
        </w:rPr>
        <w:t>Annual Review of Ecology and Systematics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4,</w:t>
      </w:r>
      <w:r w:rsidRPr="003468D5">
        <w:rPr>
          <w:rFonts w:ascii="Times New Roman" w:eastAsia="Times New Roman" w:hAnsi="Times New Roman"/>
          <w:szCs w:val="24"/>
        </w:rPr>
        <w:t xml:space="preserve"> 1–23 (1973).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9.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t>Lindenmayer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D. B. </w:t>
      </w:r>
      <w:r w:rsidRPr="003468D5">
        <w:rPr>
          <w:rFonts w:ascii="Times New Roman" w:eastAsia="Times New Roman" w:hAnsi="Times New Roman"/>
          <w:i/>
          <w:iCs/>
          <w:szCs w:val="24"/>
        </w:rPr>
        <w:t>et al.</w:t>
      </w:r>
      <w:r w:rsidRPr="003468D5">
        <w:rPr>
          <w:rFonts w:ascii="Times New Roman" w:eastAsia="Times New Roman" w:hAnsi="Times New Roman"/>
          <w:szCs w:val="24"/>
        </w:rPr>
        <w:t xml:space="preserve"> A major shift to the retention approach for forestry can help resolve some global forest sustainability issues: Retention forestry for sustainable forests. </w:t>
      </w:r>
      <w:r w:rsidRPr="003468D5">
        <w:rPr>
          <w:rFonts w:ascii="Times New Roman" w:eastAsia="Times New Roman" w:hAnsi="Times New Roman"/>
          <w:i/>
          <w:iCs/>
          <w:szCs w:val="24"/>
        </w:rPr>
        <w:t>Conservation Letters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5,</w:t>
      </w:r>
      <w:r w:rsidRPr="003468D5">
        <w:rPr>
          <w:rFonts w:ascii="Times New Roman" w:eastAsia="Times New Roman" w:hAnsi="Times New Roman"/>
          <w:szCs w:val="24"/>
        </w:rPr>
        <w:t xml:space="preserve"> 421–431 (2012).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10.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t>Lindenmayer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D. B. &amp; Franklin, J. F. in </w:t>
      </w:r>
      <w:r w:rsidRPr="003468D5">
        <w:rPr>
          <w:rFonts w:ascii="Times New Roman" w:eastAsia="Times New Roman" w:hAnsi="Times New Roman"/>
          <w:i/>
          <w:iCs/>
          <w:szCs w:val="24"/>
        </w:rPr>
        <w:t xml:space="preserve">Conserving Forest Biodiversity: A Comprehensive </w:t>
      </w:r>
      <w:proofErr w:type="spellStart"/>
      <w:r w:rsidRPr="003468D5">
        <w:rPr>
          <w:rFonts w:ascii="Times New Roman" w:eastAsia="Times New Roman" w:hAnsi="Times New Roman"/>
          <w:i/>
          <w:iCs/>
          <w:szCs w:val="24"/>
        </w:rPr>
        <w:t>Multiscaled</w:t>
      </w:r>
      <w:proofErr w:type="spellEnd"/>
      <w:r w:rsidRPr="003468D5">
        <w:rPr>
          <w:rFonts w:ascii="Times New Roman" w:eastAsia="Times New Roman" w:hAnsi="Times New Roman"/>
          <w:i/>
          <w:iCs/>
          <w:szCs w:val="24"/>
        </w:rPr>
        <w:t xml:space="preserve"> Approach</w:t>
      </w:r>
      <w:r w:rsidRPr="003468D5">
        <w:rPr>
          <w:rFonts w:ascii="Times New Roman" w:eastAsia="Times New Roman" w:hAnsi="Times New Roman"/>
          <w:szCs w:val="24"/>
        </w:rPr>
        <w:t xml:space="preserve"> 55–71 (Island Press, 2002).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11.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t>McCarroll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D. &amp; Loader, N. J. Stable isotopes in tree rings. </w:t>
      </w:r>
      <w:r w:rsidRPr="003468D5">
        <w:rPr>
          <w:rFonts w:ascii="Times New Roman" w:eastAsia="Times New Roman" w:hAnsi="Times New Roman"/>
          <w:i/>
          <w:iCs/>
          <w:szCs w:val="24"/>
        </w:rPr>
        <w:t>Quaternary Science Reviews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23,</w:t>
      </w:r>
      <w:r w:rsidRPr="003468D5">
        <w:rPr>
          <w:rFonts w:ascii="Times New Roman" w:eastAsia="Times New Roman" w:hAnsi="Times New Roman"/>
          <w:szCs w:val="24"/>
        </w:rPr>
        <w:t xml:space="preserve"> 771–801 (2004).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12.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 xml:space="preserve">Messier, C., </w:t>
      </w:r>
      <w:proofErr w:type="spellStart"/>
      <w:r w:rsidRPr="003468D5">
        <w:rPr>
          <w:rFonts w:ascii="Times New Roman" w:eastAsia="Times New Roman" w:hAnsi="Times New Roman"/>
          <w:szCs w:val="24"/>
        </w:rPr>
        <w:t>Puettmann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K. J. &amp; Coates, K. D. </w:t>
      </w:r>
      <w:r w:rsidRPr="003468D5">
        <w:rPr>
          <w:rFonts w:ascii="Times New Roman" w:eastAsia="Times New Roman" w:hAnsi="Times New Roman"/>
          <w:i/>
          <w:iCs/>
          <w:szCs w:val="24"/>
        </w:rPr>
        <w:t>Managing Forests as Complex Adaptive Systems</w:t>
      </w:r>
      <w:r w:rsidRPr="003468D5">
        <w:rPr>
          <w:rFonts w:ascii="Times New Roman" w:eastAsia="Times New Roman" w:hAnsi="Times New Roman"/>
          <w:szCs w:val="24"/>
        </w:rPr>
        <w:t>. (Routledge, 2013).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13.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 xml:space="preserve">North, M. P. &amp; Keeton, W. S. in </w:t>
      </w:r>
      <w:r w:rsidRPr="003468D5">
        <w:rPr>
          <w:rFonts w:ascii="Times New Roman" w:eastAsia="Times New Roman" w:hAnsi="Times New Roman"/>
          <w:i/>
          <w:iCs/>
          <w:szCs w:val="24"/>
        </w:rPr>
        <w:t>Patterns and Processes in Forest Landscapes</w:t>
      </w:r>
      <w:r w:rsidRPr="003468D5">
        <w:rPr>
          <w:rFonts w:ascii="Times New Roman" w:eastAsia="Times New Roman" w:hAnsi="Times New Roman"/>
          <w:szCs w:val="24"/>
        </w:rPr>
        <w:t xml:space="preserve"> (</w:t>
      </w:r>
      <w:proofErr w:type="spellStart"/>
      <w:r w:rsidRPr="003468D5">
        <w:rPr>
          <w:rFonts w:ascii="Times New Roman" w:eastAsia="Times New Roman" w:hAnsi="Times New Roman"/>
          <w:szCs w:val="24"/>
        </w:rPr>
        <w:t>Lafortezza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R., </w:t>
      </w:r>
      <w:proofErr w:type="spellStart"/>
      <w:r w:rsidRPr="003468D5">
        <w:rPr>
          <w:rFonts w:ascii="Times New Roman" w:eastAsia="Times New Roman" w:hAnsi="Times New Roman"/>
          <w:szCs w:val="24"/>
        </w:rPr>
        <w:t>Sanesi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G., Chen, J. &amp; Crow, T. R.) 341–372 (Springer Netherlands, 2008). </w:t>
      </w:r>
      <w:proofErr w:type="gramStart"/>
      <w:r w:rsidRPr="003468D5">
        <w:rPr>
          <w:rFonts w:ascii="Times New Roman" w:eastAsia="Times New Roman" w:hAnsi="Times New Roman"/>
          <w:szCs w:val="24"/>
        </w:rPr>
        <w:t>at</w:t>
      </w:r>
      <w:proofErr w:type="gramEnd"/>
      <w:r w:rsidRPr="003468D5">
        <w:rPr>
          <w:rFonts w:ascii="Times New Roman" w:eastAsia="Times New Roman" w:hAnsi="Times New Roman"/>
          <w:szCs w:val="24"/>
        </w:rPr>
        <w:t xml:space="preserve"> &lt;http://link.springer.com/chapter/10.1007/978-1-4020-8504-8_19&gt;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14.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 xml:space="preserve">Olson, M. G. &amp; Wagner, R. G. </w:t>
      </w:r>
      <w:proofErr w:type="gramStart"/>
      <w:r w:rsidRPr="003468D5">
        <w:rPr>
          <w:rFonts w:ascii="Times New Roman" w:eastAsia="Times New Roman" w:hAnsi="Times New Roman"/>
          <w:szCs w:val="24"/>
        </w:rPr>
        <w:t>Factors</w:t>
      </w:r>
      <w:proofErr w:type="gramEnd"/>
      <w:r w:rsidRPr="003468D5">
        <w:rPr>
          <w:rFonts w:ascii="Times New Roman" w:eastAsia="Times New Roman" w:hAnsi="Times New Roman"/>
          <w:szCs w:val="24"/>
        </w:rPr>
        <w:t xml:space="preserve"> affecting species richness of tree regeneration in mixed-wood stands of central Maine. </w:t>
      </w:r>
      <w:r w:rsidRPr="003468D5">
        <w:rPr>
          <w:rFonts w:ascii="Times New Roman" w:eastAsia="Times New Roman" w:hAnsi="Times New Roman"/>
          <w:i/>
          <w:iCs/>
          <w:szCs w:val="24"/>
        </w:rPr>
        <w:t>Journal of Vegetation Science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22,</w:t>
      </w:r>
      <w:r w:rsidRPr="003468D5">
        <w:rPr>
          <w:rFonts w:ascii="Times New Roman" w:eastAsia="Times New Roman" w:hAnsi="Times New Roman"/>
          <w:szCs w:val="24"/>
        </w:rPr>
        <w:t xml:space="preserve"> 303–311 (2011).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lastRenderedPageBreak/>
        <w:t>15.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 xml:space="preserve">Pickett, S. T. A. &amp; White, P. S. </w:t>
      </w:r>
      <w:r w:rsidRPr="003468D5">
        <w:rPr>
          <w:rFonts w:ascii="Times New Roman" w:eastAsia="Times New Roman" w:hAnsi="Times New Roman"/>
          <w:i/>
          <w:iCs/>
          <w:szCs w:val="24"/>
        </w:rPr>
        <w:t>The Ecology of Natural Disturbance and Patch Dynamics</w:t>
      </w:r>
      <w:r w:rsidRPr="003468D5">
        <w:rPr>
          <w:rFonts w:ascii="Times New Roman" w:eastAsia="Times New Roman" w:hAnsi="Times New Roman"/>
          <w:szCs w:val="24"/>
        </w:rPr>
        <w:t>. (Academic Press, 1985).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16.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proofErr w:type="spellStart"/>
      <w:r w:rsidRPr="003468D5">
        <w:rPr>
          <w:rFonts w:ascii="Times New Roman" w:eastAsia="Times New Roman" w:hAnsi="Times New Roman"/>
          <w:szCs w:val="24"/>
        </w:rPr>
        <w:t>Puettmann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K. J., Coates, K. D. &amp; Messier, C. C. </w:t>
      </w:r>
      <w:r w:rsidRPr="003468D5">
        <w:rPr>
          <w:rFonts w:ascii="Times New Roman" w:eastAsia="Times New Roman" w:hAnsi="Times New Roman"/>
          <w:i/>
          <w:iCs/>
          <w:szCs w:val="24"/>
        </w:rPr>
        <w:t xml:space="preserve">A critique of </w:t>
      </w:r>
      <w:proofErr w:type="spellStart"/>
      <w:r w:rsidRPr="003468D5">
        <w:rPr>
          <w:rFonts w:ascii="Times New Roman" w:eastAsia="Times New Roman" w:hAnsi="Times New Roman"/>
          <w:i/>
          <w:iCs/>
          <w:szCs w:val="24"/>
        </w:rPr>
        <w:t>silviculture</w:t>
      </w:r>
      <w:proofErr w:type="spellEnd"/>
      <w:r w:rsidRPr="003468D5">
        <w:rPr>
          <w:rFonts w:ascii="Times New Roman" w:eastAsia="Times New Roman" w:hAnsi="Times New Roman"/>
          <w:i/>
          <w:iCs/>
          <w:szCs w:val="24"/>
        </w:rPr>
        <w:t xml:space="preserve"> managing for complexity</w:t>
      </w:r>
      <w:r w:rsidRPr="003468D5">
        <w:rPr>
          <w:rFonts w:ascii="Times New Roman" w:eastAsia="Times New Roman" w:hAnsi="Times New Roman"/>
          <w:szCs w:val="24"/>
        </w:rPr>
        <w:t xml:space="preserve">. (Island Press, 2009). </w:t>
      </w:r>
      <w:proofErr w:type="gramStart"/>
      <w:r w:rsidRPr="003468D5">
        <w:rPr>
          <w:rFonts w:ascii="Times New Roman" w:eastAsia="Times New Roman" w:hAnsi="Times New Roman"/>
          <w:szCs w:val="24"/>
        </w:rPr>
        <w:t>at</w:t>
      </w:r>
      <w:proofErr w:type="gramEnd"/>
      <w:r w:rsidRPr="003468D5">
        <w:rPr>
          <w:rFonts w:ascii="Times New Roman" w:eastAsia="Times New Roman" w:hAnsi="Times New Roman"/>
          <w:szCs w:val="24"/>
        </w:rPr>
        <w:t xml:space="preserve"> &lt;http://proxy2.hec.ca/login?url=http://site.ebrary.com/lib/hecm/Doc?id=10511990&gt;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17.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 xml:space="preserve">Saunders, M. R. &amp; </w:t>
      </w:r>
      <w:proofErr w:type="spellStart"/>
      <w:r w:rsidRPr="003468D5">
        <w:rPr>
          <w:rFonts w:ascii="Times New Roman" w:eastAsia="Times New Roman" w:hAnsi="Times New Roman"/>
          <w:szCs w:val="24"/>
        </w:rPr>
        <w:t>Arseneault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J. E. Potential Yields and Economic Returns of Natural Disturbance-Based </w:t>
      </w:r>
      <w:proofErr w:type="spellStart"/>
      <w:r w:rsidRPr="003468D5">
        <w:rPr>
          <w:rFonts w:ascii="Times New Roman" w:eastAsia="Times New Roman" w:hAnsi="Times New Roman"/>
          <w:szCs w:val="24"/>
        </w:rPr>
        <w:t>Silviculture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: A Case Study from the Acadian Forest Ecosystem Research Program. </w:t>
      </w:r>
      <w:r w:rsidRPr="003468D5">
        <w:rPr>
          <w:rFonts w:ascii="Times New Roman" w:eastAsia="Times New Roman" w:hAnsi="Times New Roman"/>
          <w:i/>
          <w:iCs/>
          <w:szCs w:val="24"/>
        </w:rPr>
        <w:t>Journal of Forestry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111,</w:t>
      </w:r>
      <w:r w:rsidRPr="003468D5">
        <w:rPr>
          <w:rFonts w:ascii="Times New Roman" w:eastAsia="Times New Roman" w:hAnsi="Times New Roman"/>
          <w:szCs w:val="24"/>
        </w:rPr>
        <w:t xml:space="preserve"> 175–185 (2013).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18.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 xml:space="preserve">Seymour, R. S. &amp; Hunter, M. L. in </w:t>
      </w:r>
      <w:r w:rsidRPr="003468D5">
        <w:rPr>
          <w:rFonts w:ascii="Times New Roman" w:eastAsia="Times New Roman" w:hAnsi="Times New Roman"/>
          <w:i/>
          <w:iCs/>
          <w:szCs w:val="24"/>
        </w:rPr>
        <w:t>Managing Biodiversity in Forest Ecosystems</w:t>
      </w:r>
      <w:r w:rsidRPr="003468D5">
        <w:rPr>
          <w:rFonts w:ascii="Times New Roman" w:eastAsia="Times New Roman" w:hAnsi="Times New Roman"/>
          <w:szCs w:val="24"/>
        </w:rPr>
        <w:t xml:space="preserve"> 22–61 (Cambridge University Press, 1999).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19.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 xml:space="preserve">Seymour, R. S. Integrating Natural Disturbance </w:t>
      </w:r>
      <w:proofErr w:type="spellStart"/>
      <w:r w:rsidRPr="003468D5">
        <w:rPr>
          <w:rFonts w:ascii="Times New Roman" w:eastAsia="Times New Roman" w:hAnsi="Times New Roman"/>
          <w:szCs w:val="24"/>
        </w:rPr>
        <w:t>Paramters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 into Conventional </w:t>
      </w:r>
      <w:proofErr w:type="spellStart"/>
      <w:r w:rsidRPr="003468D5">
        <w:rPr>
          <w:rFonts w:ascii="Times New Roman" w:eastAsia="Times New Roman" w:hAnsi="Times New Roman"/>
          <w:szCs w:val="24"/>
        </w:rPr>
        <w:t>Silvicultural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 Systems: Experience </w:t>
      </w:r>
      <w:proofErr w:type="gramStart"/>
      <w:r w:rsidRPr="003468D5">
        <w:rPr>
          <w:rFonts w:ascii="Times New Roman" w:eastAsia="Times New Roman" w:hAnsi="Times New Roman"/>
          <w:szCs w:val="24"/>
        </w:rPr>
        <w:t>From</w:t>
      </w:r>
      <w:proofErr w:type="gramEnd"/>
      <w:r w:rsidRPr="003468D5">
        <w:rPr>
          <w:rFonts w:ascii="Times New Roman" w:eastAsia="Times New Roman" w:hAnsi="Times New Roman"/>
          <w:szCs w:val="24"/>
        </w:rPr>
        <w:t xml:space="preserve"> the Acadian Forest of Northeastern North America. </w:t>
      </w:r>
      <w:proofErr w:type="gramStart"/>
      <w:r w:rsidRPr="003468D5">
        <w:rPr>
          <w:rFonts w:ascii="Times New Roman" w:eastAsia="Times New Roman" w:hAnsi="Times New Roman"/>
          <w:szCs w:val="24"/>
        </w:rPr>
        <w:t>in</w:t>
      </w:r>
      <w:proofErr w:type="gramEnd"/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i/>
          <w:iCs/>
          <w:szCs w:val="24"/>
        </w:rPr>
        <w:t>Balancing Ecosystem Values: Innovative Experiments for Sustainable Forestry</w:t>
      </w:r>
      <w:r w:rsidRPr="003468D5">
        <w:rPr>
          <w:rFonts w:ascii="Times New Roman" w:eastAsia="Times New Roman" w:hAnsi="Times New Roman"/>
          <w:szCs w:val="24"/>
        </w:rPr>
        <w:t xml:space="preserve"> (Peterson, C. E. &amp; Maguire, D. A.) 41–48 (US Department of Agriculture, Forest Service, Pacific Northwest Research Station, 2005).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20.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 xml:space="preserve">Seymour, R. S., White, A. S. &amp; </w:t>
      </w:r>
      <w:proofErr w:type="spellStart"/>
      <w:r w:rsidRPr="003468D5">
        <w:rPr>
          <w:rFonts w:ascii="Times New Roman" w:eastAsia="Times New Roman" w:hAnsi="Times New Roman"/>
          <w:szCs w:val="24"/>
        </w:rPr>
        <w:t>demaynadier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P. G. Natural disturbance regimes in northeastern North America—evaluating </w:t>
      </w:r>
      <w:proofErr w:type="spellStart"/>
      <w:r w:rsidRPr="003468D5">
        <w:rPr>
          <w:rFonts w:ascii="Times New Roman" w:eastAsia="Times New Roman" w:hAnsi="Times New Roman"/>
          <w:szCs w:val="24"/>
        </w:rPr>
        <w:t>silvicultural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 systems using natural scales and frequencies. </w:t>
      </w:r>
      <w:r w:rsidRPr="003468D5">
        <w:rPr>
          <w:rFonts w:ascii="Times New Roman" w:eastAsia="Times New Roman" w:hAnsi="Times New Roman"/>
          <w:i/>
          <w:iCs/>
          <w:szCs w:val="24"/>
        </w:rPr>
        <w:t>Forest Ecology and Management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155,</w:t>
      </w:r>
      <w:r w:rsidRPr="003468D5">
        <w:rPr>
          <w:rFonts w:ascii="Times New Roman" w:eastAsia="Times New Roman" w:hAnsi="Times New Roman"/>
          <w:szCs w:val="24"/>
        </w:rPr>
        <w:t xml:space="preserve"> 357–367 (2002).</w:t>
      </w:r>
    </w:p>
    <w:p w:rsidR="003468D5" w:rsidRPr="003468D5" w:rsidRDefault="003468D5" w:rsidP="003468D5">
      <w:pPr>
        <w:jc w:val="right"/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>21.</w:t>
      </w:r>
    </w:p>
    <w:p w:rsidR="003468D5" w:rsidRPr="003468D5" w:rsidRDefault="003468D5" w:rsidP="003468D5">
      <w:pPr>
        <w:rPr>
          <w:rFonts w:ascii="Times New Roman" w:eastAsia="Times New Roman" w:hAnsi="Times New Roman"/>
          <w:szCs w:val="24"/>
        </w:rPr>
      </w:pPr>
      <w:r w:rsidRPr="003468D5">
        <w:rPr>
          <w:rFonts w:ascii="Times New Roman" w:eastAsia="Times New Roman" w:hAnsi="Times New Roman"/>
          <w:szCs w:val="24"/>
        </w:rPr>
        <w:t xml:space="preserve">Wang, L., Gong, P. &amp; </w:t>
      </w:r>
      <w:proofErr w:type="spellStart"/>
      <w:r w:rsidRPr="003468D5">
        <w:rPr>
          <w:rFonts w:ascii="Times New Roman" w:eastAsia="Times New Roman" w:hAnsi="Times New Roman"/>
          <w:szCs w:val="24"/>
        </w:rPr>
        <w:t>Biging</w:t>
      </w:r>
      <w:proofErr w:type="spellEnd"/>
      <w:r w:rsidRPr="003468D5">
        <w:rPr>
          <w:rFonts w:ascii="Times New Roman" w:eastAsia="Times New Roman" w:hAnsi="Times New Roman"/>
          <w:szCs w:val="24"/>
        </w:rPr>
        <w:t xml:space="preserve">, G. S. Individual tree-crown delineation and treetop detection in high-spatial-resolution aerial imagery. </w:t>
      </w:r>
      <w:r w:rsidRPr="003468D5">
        <w:rPr>
          <w:rFonts w:ascii="Times New Roman" w:eastAsia="Times New Roman" w:hAnsi="Times New Roman"/>
          <w:i/>
          <w:iCs/>
          <w:szCs w:val="24"/>
        </w:rPr>
        <w:t>Photogrammetric Engineering and Remote Sensing</w:t>
      </w:r>
      <w:r w:rsidRPr="003468D5">
        <w:rPr>
          <w:rFonts w:ascii="Times New Roman" w:eastAsia="Times New Roman" w:hAnsi="Times New Roman"/>
          <w:szCs w:val="24"/>
        </w:rPr>
        <w:t xml:space="preserve"> </w:t>
      </w:r>
      <w:r w:rsidRPr="003468D5">
        <w:rPr>
          <w:rFonts w:ascii="Times New Roman" w:eastAsia="Times New Roman" w:hAnsi="Times New Roman"/>
          <w:b/>
          <w:bCs/>
          <w:szCs w:val="24"/>
        </w:rPr>
        <w:t>70,</w:t>
      </w:r>
      <w:r w:rsidRPr="003468D5">
        <w:rPr>
          <w:rFonts w:ascii="Times New Roman" w:eastAsia="Times New Roman" w:hAnsi="Times New Roman"/>
          <w:szCs w:val="24"/>
        </w:rPr>
        <w:t xml:space="preserve"> 351–358 (2004).</w:t>
      </w:r>
    </w:p>
    <w:p w:rsidR="00977B14" w:rsidRPr="00457321" w:rsidRDefault="00977B14" w:rsidP="00977B14">
      <w:pPr>
        <w:rPr>
          <w:rFonts w:ascii="Garamond" w:hAnsi="Garamond"/>
        </w:rPr>
      </w:pPr>
    </w:p>
    <w:p w:rsidR="00ED77E7" w:rsidRDefault="00ED77E7" w:rsidP="00232547">
      <w:pPr>
        <w:rPr>
          <w:rFonts w:ascii="Garamond" w:hAnsi="Garamond"/>
          <w:b/>
          <w:sz w:val="32"/>
        </w:rPr>
      </w:pPr>
    </w:p>
    <w:p w:rsidR="00ED77E7" w:rsidRDefault="00ED77E7" w:rsidP="00232547">
      <w:pPr>
        <w:rPr>
          <w:rFonts w:ascii="Garamond" w:hAnsi="Garamond"/>
          <w:b/>
          <w:sz w:val="32"/>
        </w:rPr>
      </w:pPr>
    </w:p>
    <w:p w:rsidR="00ED77E7" w:rsidRDefault="00ED77E7" w:rsidP="00232547">
      <w:pPr>
        <w:rPr>
          <w:rFonts w:ascii="Garamond" w:hAnsi="Garamond"/>
          <w:b/>
          <w:sz w:val="32"/>
        </w:rPr>
      </w:pPr>
    </w:p>
    <w:p w:rsidR="00ED77E7" w:rsidRDefault="00ED77E7" w:rsidP="00232547">
      <w:pPr>
        <w:rPr>
          <w:rFonts w:ascii="Garamond" w:hAnsi="Garamond"/>
          <w:b/>
          <w:sz w:val="32"/>
        </w:rPr>
      </w:pPr>
    </w:p>
    <w:p w:rsidR="00ED77E7" w:rsidRDefault="00ED77E7" w:rsidP="00232547">
      <w:pPr>
        <w:rPr>
          <w:rFonts w:ascii="Garamond" w:hAnsi="Garamond"/>
          <w:b/>
          <w:sz w:val="32"/>
        </w:rPr>
      </w:pPr>
    </w:p>
    <w:p w:rsidR="00FD52AF" w:rsidRDefault="00FD52AF" w:rsidP="00232547">
      <w:pPr>
        <w:rPr>
          <w:rFonts w:ascii="Garamond" w:hAnsi="Garamond"/>
          <w:b/>
          <w:sz w:val="32"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Default="003D24D1" w:rsidP="00232547">
      <w:pPr>
        <w:rPr>
          <w:rFonts w:ascii="Garamond" w:hAnsi="Garamond"/>
          <w:b/>
        </w:rPr>
      </w:pP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utlineLvl w:val="0"/>
        <w:rPr>
          <w:rFonts w:ascii="Garamond" w:hAnsi="Garamond"/>
          <w:b/>
          <w:sz w:val="22"/>
          <w:szCs w:val="22"/>
        </w:rPr>
      </w:pPr>
      <w:r w:rsidRPr="00F0649B">
        <w:rPr>
          <w:rFonts w:ascii="Garamond" w:hAnsi="Garamond"/>
          <w:b/>
          <w:szCs w:val="22"/>
        </w:rPr>
        <w:t>Curriculum Vita - Robert S. Seymour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utlineLvl w:val="0"/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 xml:space="preserve">School of Forest Resource, College of Natural Sciences, Forestry, and Agriculture 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 xml:space="preserve">211 Nutting Hall University of Maine; </w:t>
      </w:r>
      <w:proofErr w:type="spellStart"/>
      <w:r w:rsidRPr="00AA43EF">
        <w:rPr>
          <w:rFonts w:ascii="Garamond" w:hAnsi="Garamond"/>
          <w:sz w:val="22"/>
          <w:szCs w:val="22"/>
        </w:rPr>
        <w:t>Orono</w:t>
      </w:r>
      <w:proofErr w:type="spellEnd"/>
      <w:r w:rsidRPr="00AA43EF">
        <w:rPr>
          <w:rFonts w:ascii="Garamond" w:hAnsi="Garamond"/>
          <w:sz w:val="22"/>
          <w:szCs w:val="22"/>
        </w:rPr>
        <w:t>, ME  04469-5755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>(207) 581-2860   FAX: (207) 581-</w:t>
      </w:r>
      <w:r>
        <w:rPr>
          <w:rFonts w:ascii="Garamond" w:hAnsi="Garamond"/>
          <w:sz w:val="22"/>
          <w:szCs w:val="22"/>
        </w:rPr>
        <w:t>2875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 xml:space="preserve">Email: </w:t>
      </w:r>
      <w:hyperlink r:id="rId8" w:history="1">
        <w:r w:rsidRPr="00AA43EF">
          <w:rPr>
            <w:rStyle w:val="Hyperlink"/>
            <w:rFonts w:ascii="Garamond" w:hAnsi="Garamond"/>
            <w:sz w:val="22"/>
            <w:szCs w:val="22"/>
          </w:rPr>
          <w:t>rseymour@maine.edu</w:t>
        </w:r>
      </w:hyperlink>
      <w:r w:rsidRPr="00AA43EF">
        <w:rPr>
          <w:rFonts w:ascii="Garamond" w:hAnsi="Garamond"/>
          <w:sz w:val="22"/>
          <w:szCs w:val="22"/>
        </w:rPr>
        <w:t xml:space="preserve">   Web page:www.forest.umaine.edu/facstaff/facstaff_pages/seymour/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utlineLvl w:val="0"/>
        <w:rPr>
          <w:rFonts w:ascii="Garamond" w:hAnsi="Garamond"/>
          <w:b/>
          <w:sz w:val="22"/>
          <w:szCs w:val="22"/>
        </w:rPr>
      </w:pP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utlineLvl w:val="0"/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b/>
          <w:sz w:val="22"/>
          <w:szCs w:val="22"/>
        </w:rPr>
        <w:t>Education: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>Ohio State University (BS, 1974); Yale School of Forestry and Environmental Studies (MF 1976, PhD 1980)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aramond" w:hAnsi="Garamond"/>
          <w:sz w:val="22"/>
          <w:szCs w:val="22"/>
        </w:rPr>
      </w:pP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aramond" w:hAnsi="Garamond"/>
          <w:b/>
          <w:bCs/>
          <w:sz w:val="22"/>
          <w:szCs w:val="22"/>
        </w:rPr>
      </w:pPr>
      <w:r w:rsidRPr="00AA43EF">
        <w:rPr>
          <w:rFonts w:ascii="Garamond" w:hAnsi="Garamond"/>
          <w:b/>
          <w:bCs/>
          <w:sz w:val="22"/>
          <w:szCs w:val="22"/>
        </w:rPr>
        <w:t>Professional Experience: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 xml:space="preserve">Curtis Hutchins Professor of Forest Resources (Quantitative </w:t>
      </w:r>
      <w:proofErr w:type="spellStart"/>
      <w:r w:rsidRPr="00AA43EF">
        <w:rPr>
          <w:rFonts w:ascii="Garamond" w:hAnsi="Garamond"/>
          <w:sz w:val="22"/>
          <w:szCs w:val="22"/>
        </w:rPr>
        <w:t>Silviculture</w:t>
      </w:r>
      <w:proofErr w:type="spellEnd"/>
      <w:r w:rsidRPr="00AA43EF">
        <w:rPr>
          <w:rFonts w:ascii="Garamond" w:hAnsi="Garamond"/>
          <w:sz w:val="22"/>
          <w:szCs w:val="22"/>
        </w:rPr>
        <w:t>) 1987-Present (tenured 1990).    Research Interests: canopy structure-</w:t>
      </w:r>
      <w:proofErr w:type="spellStart"/>
      <w:r w:rsidRPr="00AA43EF">
        <w:rPr>
          <w:rFonts w:ascii="Garamond" w:hAnsi="Garamond"/>
          <w:sz w:val="22"/>
          <w:szCs w:val="22"/>
        </w:rPr>
        <w:t>stemwood</w:t>
      </w:r>
      <w:proofErr w:type="spellEnd"/>
      <w:r w:rsidRPr="00AA43EF">
        <w:rPr>
          <w:rFonts w:ascii="Garamond" w:hAnsi="Garamond"/>
          <w:sz w:val="22"/>
          <w:szCs w:val="22"/>
        </w:rPr>
        <w:t xml:space="preserve"> growth relationships; development of managed and old-growth stands; growth and yield modeling; green certification </w:t>
      </w:r>
    </w:p>
    <w:p w:rsidR="003D24D1" w:rsidRPr="00AA43EF" w:rsidRDefault="003D24D1" w:rsidP="003D24D1">
      <w:pPr>
        <w:pStyle w:val="BodyTextIndent2"/>
        <w:ind w:left="0"/>
        <w:rPr>
          <w:rFonts w:ascii="Garamond" w:hAnsi="Garamond"/>
          <w:b/>
          <w:bCs/>
          <w:szCs w:val="22"/>
        </w:rPr>
      </w:pPr>
      <w:r w:rsidRPr="00AA43EF">
        <w:rPr>
          <w:rFonts w:ascii="Garamond" w:hAnsi="Garamond"/>
          <w:b/>
          <w:bCs/>
          <w:szCs w:val="22"/>
        </w:rPr>
        <w:t>Awards:</w:t>
      </w:r>
    </w:p>
    <w:p w:rsidR="003D24D1" w:rsidRPr="00AA43EF" w:rsidRDefault="003D24D1" w:rsidP="003D24D1">
      <w:pPr>
        <w:pStyle w:val="BodyTextIndent2"/>
        <w:ind w:left="0"/>
        <w:rPr>
          <w:rFonts w:ascii="Garamond" w:hAnsi="Garamond"/>
          <w:szCs w:val="22"/>
        </w:rPr>
      </w:pPr>
      <w:r w:rsidRPr="00AA43EF">
        <w:rPr>
          <w:rFonts w:ascii="Garamond" w:hAnsi="Garamond"/>
          <w:szCs w:val="22"/>
        </w:rPr>
        <w:t>Pew Fellow, Conservation and the Environment, 1995-98.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>Outstanding Public Service Award, College of Natural Sciences, Forestry, and Agriculture, 2002-03.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utlineLvl w:val="0"/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>G. Peirce and Florence Pitts Webber Outstanding Forestry Teaching Award, 2004-05</w:t>
      </w:r>
    </w:p>
    <w:p w:rsidR="003D24D1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utlineLvl w:val="0"/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>Fellow, Society of American Foresters</w:t>
      </w:r>
      <w:r>
        <w:rPr>
          <w:rFonts w:ascii="Garamond" w:hAnsi="Garamond"/>
          <w:sz w:val="22"/>
          <w:szCs w:val="22"/>
        </w:rPr>
        <w:t xml:space="preserve">, </w:t>
      </w:r>
      <w:r w:rsidRPr="00AA43EF">
        <w:rPr>
          <w:rFonts w:ascii="Garamond" w:hAnsi="Garamond"/>
          <w:sz w:val="22"/>
          <w:szCs w:val="22"/>
        </w:rPr>
        <w:t>2008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outlineLvl w:val="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First NSRC Profiled Researcher (2009)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aramond" w:hAnsi="Garamond"/>
          <w:sz w:val="22"/>
          <w:szCs w:val="22"/>
        </w:rPr>
      </w:pPr>
    </w:p>
    <w:p w:rsidR="003D24D1" w:rsidRPr="00AA43EF" w:rsidRDefault="003D24D1" w:rsidP="003D24D1">
      <w:pPr>
        <w:pStyle w:val="BodyTextIndent2"/>
        <w:ind w:left="0"/>
        <w:jc w:val="left"/>
        <w:rPr>
          <w:rFonts w:ascii="Garamond" w:hAnsi="Garamond"/>
          <w:b/>
          <w:bCs/>
          <w:szCs w:val="22"/>
        </w:rPr>
      </w:pPr>
      <w:r w:rsidRPr="00AA43EF">
        <w:rPr>
          <w:rFonts w:ascii="Garamond" w:hAnsi="Garamond"/>
          <w:b/>
          <w:bCs/>
          <w:szCs w:val="22"/>
        </w:rPr>
        <w:t xml:space="preserve">Selected Publications -- Journal Articles, Research Bulletins, and Book Chapters </w:t>
      </w:r>
    </w:p>
    <w:p w:rsidR="003D24D1" w:rsidRPr="00AA43EF" w:rsidRDefault="003D24D1" w:rsidP="003D24D1">
      <w:pPr>
        <w:pStyle w:val="BodyTextIndent2"/>
        <w:ind w:left="0"/>
        <w:jc w:val="left"/>
        <w:rPr>
          <w:rFonts w:ascii="Garamond" w:hAnsi="Garamond"/>
          <w:b/>
          <w:bCs/>
          <w:szCs w:val="22"/>
        </w:rPr>
      </w:pPr>
    </w:p>
    <w:p w:rsidR="003D24D1" w:rsidRPr="00C02B26" w:rsidRDefault="003D24D1" w:rsidP="003D24D1">
      <w:pPr>
        <w:ind w:left="720" w:hanging="720"/>
        <w:rPr>
          <w:rFonts w:ascii="Garamond" w:hAnsi="Garamond"/>
          <w:i/>
          <w:iCs/>
          <w:sz w:val="22"/>
          <w:szCs w:val="22"/>
        </w:rPr>
      </w:pPr>
      <w:r w:rsidRPr="00C02B26">
        <w:rPr>
          <w:rFonts w:ascii="Garamond" w:hAnsi="Garamond"/>
          <w:sz w:val="22"/>
          <w:szCs w:val="22"/>
        </w:rPr>
        <w:t xml:space="preserve">MacLean, D.A., R.S. Seymour, M.K. </w:t>
      </w:r>
      <w:proofErr w:type="spellStart"/>
      <w:r w:rsidRPr="00C02B26">
        <w:rPr>
          <w:rFonts w:ascii="Garamond" w:hAnsi="Garamond"/>
          <w:sz w:val="22"/>
          <w:szCs w:val="22"/>
        </w:rPr>
        <w:t>Montigny</w:t>
      </w:r>
      <w:proofErr w:type="spellEnd"/>
      <w:r w:rsidRPr="00C02B26">
        <w:rPr>
          <w:rFonts w:ascii="Garamond" w:hAnsi="Garamond"/>
          <w:sz w:val="22"/>
          <w:szCs w:val="22"/>
        </w:rPr>
        <w:t xml:space="preserve"> &amp; C. Messier. 2009. Allocation of conservation efforts over the landscape: the TRIAD approach. P. 283-303 </w:t>
      </w:r>
      <w:proofErr w:type="gramStart"/>
      <w:r w:rsidRPr="00C02B26">
        <w:rPr>
          <w:rFonts w:ascii="Garamond" w:hAnsi="Garamond"/>
          <w:sz w:val="22"/>
          <w:szCs w:val="22"/>
        </w:rPr>
        <w:t>In</w:t>
      </w:r>
      <w:proofErr w:type="gramEnd"/>
      <w:r w:rsidRPr="00C02B26">
        <w:rPr>
          <w:rFonts w:ascii="Garamond" w:hAnsi="Garamond"/>
          <w:sz w:val="22"/>
          <w:szCs w:val="22"/>
        </w:rPr>
        <w:t xml:space="preserve">: Villard, M.A. and </w:t>
      </w:r>
      <w:proofErr w:type="spellStart"/>
      <w:r w:rsidRPr="00C02B26">
        <w:rPr>
          <w:rFonts w:ascii="Garamond" w:hAnsi="Garamond"/>
          <w:sz w:val="22"/>
          <w:szCs w:val="22"/>
        </w:rPr>
        <w:t>Jonsson</w:t>
      </w:r>
      <w:proofErr w:type="spellEnd"/>
      <w:r w:rsidRPr="00C02B26">
        <w:rPr>
          <w:rFonts w:ascii="Garamond" w:hAnsi="Garamond"/>
          <w:sz w:val="22"/>
          <w:szCs w:val="22"/>
        </w:rPr>
        <w:t xml:space="preserve">, B.G.  Setting Conservation Targets for Managed Forest Landscapes. Cambridge Univ. Press, </w:t>
      </w:r>
      <w:r>
        <w:rPr>
          <w:rFonts w:ascii="Garamond" w:hAnsi="Garamond"/>
          <w:sz w:val="22"/>
          <w:szCs w:val="22"/>
        </w:rPr>
        <w:t>NY</w:t>
      </w:r>
      <w:r w:rsidRPr="00C02B26">
        <w:rPr>
          <w:rFonts w:ascii="Garamond" w:hAnsi="Garamond"/>
          <w:sz w:val="22"/>
          <w:szCs w:val="22"/>
        </w:rPr>
        <w:t>, N.Y.  411 p.</w:t>
      </w:r>
    </w:p>
    <w:p w:rsidR="003D24D1" w:rsidRPr="00C02B26" w:rsidRDefault="003D24D1" w:rsidP="003D24D1">
      <w:pPr>
        <w:ind w:left="720" w:right="720" w:hanging="720"/>
        <w:outlineLvl w:val="0"/>
        <w:rPr>
          <w:rFonts w:ascii="Garamond" w:hAnsi="Garamond"/>
          <w:iCs/>
          <w:sz w:val="22"/>
          <w:szCs w:val="22"/>
        </w:rPr>
      </w:pPr>
      <w:proofErr w:type="spellStart"/>
      <w:r w:rsidRPr="00C02B26">
        <w:rPr>
          <w:rFonts w:ascii="Garamond" w:hAnsi="Garamond"/>
          <w:iCs/>
          <w:sz w:val="22"/>
          <w:szCs w:val="22"/>
        </w:rPr>
        <w:t>DeRose</w:t>
      </w:r>
      <w:proofErr w:type="spellEnd"/>
      <w:r w:rsidRPr="00C02B26">
        <w:rPr>
          <w:rFonts w:ascii="Garamond" w:hAnsi="Garamond"/>
          <w:iCs/>
          <w:sz w:val="22"/>
          <w:szCs w:val="22"/>
        </w:rPr>
        <w:t xml:space="preserve">, R.J. and R.S. Seymour. 2009.  The effect of site quality on growth efficiency of upper crown class </w:t>
      </w:r>
      <w:proofErr w:type="spellStart"/>
      <w:r w:rsidRPr="00C02B26">
        <w:rPr>
          <w:rFonts w:ascii="Garamond" w:hAnsi="Garamond"/>
          <w:i/>
          <w:iCs/>
          <w:sz w:val="22"/>
          <w:szCs w:val="22"/>
        </w:rPr>
        <w:t>Picea</w:t>
      </w:r>
      <w:proofErr w:type="spellEnd"/>
      <w:r w:rsidRPr="00C02B26">
        <w:rPr>
          <w:rFonts w:ascii="Garamond" w:hAnsi="Garamond"/>
          <w:i/>
          <w:iCs/>
          <w:sz w:val="22"/>
          <w:szCs w:val="22"/>
        </w:rPr>
        <w:t xml:space="preserve"> </w:t>
      </w:r>
      <w:proofErr w:type="spellStart"/>
      <w:proofErr w:type="gramStart"/>
      <w:r w:rsidRPr="00C02B26">
        <w:rPr>
          <w:rFonts w:ascii="Garamond" w:hAnsi="Garamond"/>
          <w:i/>
          <w:iCs/>
          <w:sz w:val="22"/>
          <w:szCs w:val="22"/>
        </w:rPr>
        <w:t>rubens</w:t>
      </w:r>
      <w:proofErr w:type="spellEnd"/>
      <w:proofErr w:type="gramEnd"/>
      <w:r w:rsidRPr="00C02B26">
        <w:rPr>
          <w:rFonts w:ascii="Garamond" w:hAnsi="Garamond"/>
          <w:iCs/>
          <w:sz w:val="22"/>
          <w:szCs w:val="22"/>
        </w:rPr>
        <w:t xml:space="preserve"> and </w:t>
      </w:r>
      <w:proofErr w:type="spellStart"/>
      <w:r w:rsidRPr="00C02B26">
        <w:rPr>
          <w:rFonts w:ascii="Garamond" w:hAnsi="Garamond"/>
          <w:i/>
          <w:iCs/>
          <w:sz w:val="22"/>
          <w:szCs w:val="22"/>
        </w:rPr>
        <w:t>Abies</w:t>
      </w:r>
      <w:proofErr w:type="spellEnd"/>
      <w:r w:rsidRPr="00C02B26">
        <w:rPr>
          <w:rFonts w:ascii="Garamond" w:hAnsi="Garamond"/>
          <w:i/>
          <w:iCs/>
          <w:sz w:val="22"/>
          <w:szCs w:val="22"/>
        </w:rPr>
        <w:t xml:space="preserve"> </w:t>
      </w:r>
      <w:proofErr w:type="spellStart"/>
      <w:r w:rsidRPr="00C02B26">
        <w:rPr>
          <w:rFonts w:ascii="Garamond" w:hAnsi="Garamond"/>
          <w:i/>
          <w:iCs/>
          <w:sz w:val="22"/>
          <w:szCs w:val="22"/>
        </w:rPr>
        <w:t>balsamea</w:t>
      </w:r>
      <w:proofErr w:type="spellEnd"/>
      <w:r w:rsidRPr="00C02B26">
        <w:rPr>
          <w:rFonts w:ascii="Garamond" w:hAnsi="Garamond"/>
          <w:iCs/>
          <w:sz w:val="22"/>
          <w:szCs w:val="22"/>
        </w:rPr>
        <w:t xml:space="preserve"> in Maine, USA. Can. J. For. Res. 39:777-784.</w:t>
      </w:r>
    </w:p>
    <w:p w:rsidR="003D24D1" w:rsidRPr="00C02B26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  <w:iCs/>
          <w:sz w:val="22"/>
          <w:szCs w:val="22"/>
        </w:rPr>
      </w:pPr>
      <w:proofErr w:type="spellStart"/>
      <w:r w:rsidRPr="00C02B26">
        <w:rPr>
          <w:rFonts w:ascii="Garamond" w:hAnsi="Garamond"/>
          <w:iCs/>
          <w:sz w:val="22"/>
          <w:szCs w:val="22"/>
        </w:rPr>
        <w:t>Hofmeyer</w:t>
      </w:r>
      <w:proofErr w:type="spellEnd"/>
      <w:r w:rsidRPr="00C02B26">
        <w:rPr>
          <w:rFonts w:ascii="Garamond" w:hAnsi="Garamond"/>
          <w:iCs/>
          <w:sz w:val="22"/>
          <w:szCs w:val="22"/>
        </w:rPr>
        <w:t xml:space="preserve">, P.V., R.S. Seymour and L.S. </w:t>
      </w:r>
      <w:proofErr w:type="spellStart"/>
      <w:r w:rsidRPr="00C02B26">
        <w:rPr>
          <w:rFonts w:ascii="Garamond" w:hAnsi="Garamond"/>
          <w:iCs/>
          <w:sz w:val="22"/>
          <w:szCs w:val="22"/>
        </w:rPr>
        <w:t>Kenefic</w:t>
      </w:r>
      <w:proofErr w:type="spellEnd"/>
      <w:r w:rsidRPr="00C02B26">
        <w:rPr>
          <w:rFonts w:ascii="Garamond" w:hAnsi="Garamond"/>
          <w:iCs/>
          <w:sz w:val="22"/>
          <w:szCs w:val="22"/>
        </w:rPr>
        <w:t>. 2009.  Influence of soil site class on growth and decay of northern white-cedar in Maine.  North. J. Appl. For. 26(2):68-75.</w:t>
      </w:r>
    </w:p>
    <w:p w:rsidR="003D24D1" w:rsidRPr="00F3488D" w:rsidRDefault="003D24D1" w:rsidP="003D24D1">
      <w:pPr>
        <w:autoSpaceDE w:val="0"/>
        <w:autoSpaceDN w:val="0"/>
        <w:adjustRightInd w:val="0"/>
        <w:ind w:left="720" w:hanging="720"/>
        <w:rPr>
          <w:rFonts w:ascii="Garamond" w:hAnsi="Garamond"/>
          <w:iCs/>
          <w:sz w:val="22"/>
          <w:szCs w:val="22"/>
        </w:rPr>
      </w:pPr>
      <w:proofErr w:type="spellStart"/>
      <w:r w:rsidRPr="00F3488D">
        <w:rPr>
          <w:rFonts w:ascii="Garamond" w:hAnsi="Garamond"/>
          <w:iCs/>
          <w:sz w:val="22"/>
          <w:szCs w:val="22"/>
        </w:rPr>
        <w:t>Fraver</w:t>
      </w:r>
      <w:proofErr w:type="spellEnd"/>
      <w:r w:rsidRPr="00F3488D">
        <w:rPr>
          <w:rFonts w:ascii="Garamond" w:hAnsi="Garamond"/>
          <w:iCs/>
          <w:sz w:val="22"/>
          <w:szCs w:val="22"/>
        </w:rPr>
        <w:t>, S., A.S. White, and R.S. Seymour. 2009 Patterns of natural disturbance in an old-growth landscape of northern Maine, USA.  Journal of Ecology 97: 289–298.</w:t>
      </w:r>
    </w:p>
    <w:p w:rsidR="003D24D1" w:rsidRPr="00F3488D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  <w:sz w:val="22"/>
          <w:szCs w:val="22"/>
        </w:rPr>
      </w:pPr>
      <w:proofErr w:type="spellStart"/>
      <w:r w:rsidRPr="00F3488D">
        <w:rPr>
          <w:rFonts w:ascii="Garamond" w:hAnsi="Garamond"/>
          <w:sz w:val="22"/>
          <w:szCs w:val="22"/>
        </w:rPr>
        <w:t>Moores</w:t>
      </w:r>
      <w:proofErr w:type="spellEnd"/>
      <w:r w:rsidRPr="00F3488D">
        <w:rPr>
          <w:rFonts w:ascii="Garamond" w:hAnsi="Garamond"/>
          <w:sz w:val="22"/>
          <w:szCs w:val="22"/>
        </w:rPr>
        <w:t xml:space="preserve">, A.R., R.S. Seymour, and L.S. </w:t>
      </w:r>
      <w:proofErr w:type="spellStart"/>
      <w:r w:rsidRPr="00F3488D">
        <w:rPr>
          <w:rFonts w:ascii="Garamond" w:hAnsi="Garamond"/>
          <w:sz w:val="22"/>
          <w:szCs w:val="22"/>
        </w:rPr>
        <w:t>Kenefic</w:t>
      </w:r>
      <w:proofErr w:type="spellEnd"/>
      <w:r w:rsidRPr="00F3488D">
        <w:rPr>
          <w:rFonts w:ascii="Garamond" w:hAnsi="Garamond"/>
          <w:sz w:val="22"/>
          <w:szCs w:val="22"/>
        </w:rPr>
        <w:t>.  2007.  Height development of shade-tolerant conifer saplings in multi-aged Acadian forest stands. Can. J. For. Res. 37:2715-2723.</w:t>
      </w:r>
    </w:p>
    <w:p w:rsidR="003D24D1" w:rsidRPr="00F3488D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  <w:sz w:val="22"/>
          <w:szCs w:val="22"/>
        </w:rPr>
      </w:pPr>
      <w:r w:rsidRPr="00F3488D">
        <w:rPr>
          <w:rFonts w:ascii="Garamond" w:hAnsi="Garamond"/>
          <w:sz w:val="22"/>
          <w:szCs w:val="22"/>
        </w:rPr>
        <w:t>Seymour, R.S.  2007.  Low-density management of white pine crop trees: a primer and short-term research results. Northern Journal of Applied Forestry: 24(4):301-306.</w:t>
      </w:r>
    </w:p>
    <w:p w:rsidR="003D24D1" w:rsidRPr="00F3488D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  <w:sz w:val="22"/>
          <w:szCs w:val="22"/>
        </w:rPr>
      </w:pPr>
      <w:proofErr w:type="spellStart"/>
      <w:r w:rsidRPr="00F3488D">
        <w:rPr>
          <w:rFonts w:ascii="Garamond" w:hAnsi="Garamond"/>
          <w:sz w:val="22"/>
          <w:szCs w:val="22"/>
        </w:rPr>
        <w:t>Fraver</w:t>
      </w:r>
      <w:proofErr w:type="spellEnd"/>
      <w:r w:rsidRPr="00F3488D">
        <w:rPr>
          <w:rFonts w:ascii="Garamond" w:hAnsi="Garamond"/>
          <w:sz w:val="22"/>
          <w:szCs w:val="22"/>
        </w:rPr>
        <w:t xml:space="preserve">, S., R.S. Seymour, J.H. </w:t>
      </w:r>
      <w:proofErr w:type="spellStart"/>
      <w:r w:rsidRPr="00F3488D">
        <w:rPr>
          <w:rFonts w:ascii="Garamond" w:hAnsi="Garamond"/>
          <w:sz w:val="22"/>
          <w:szCs w:val="22"/>
        </w:rPr>
        <w:t>Speer</w:t>
      </w:r>
      <w:proofErr w:type="spellEnd"/>
      <w:r w:rsidRPr="00F3488D">
        <w:rPr>
          <w:rFonts w:ascii="Garamond" w:hAnsi="Garamond"/>
          <w:sz w:val="22"/>
          <w:szCs w:val="22"/>
        </w:rPr>
        <w:t xml:space="preserve">, and A.S. White.  2007. </w:t>
      </w:r>
      <w:proofErr w:type="spellStart"/>
      <w:r w:rsidRPr="00F3488D">
        <w:rPr>
          <w:rFonts w:ascii="Garamond" w:hAnsi="Garamond"/>
          <w:sz w:val="22"/>
          <w:szCs w:val="22"/>
        </w:rPr>
        <w:t>Dendrochronological</w:t>
      </w:r>
      <w:proofErr w:type="spellEnd"/>
      <w:r w:rsidRPr="00F3488D">
        <w:rPr>
          <w:rFonts w:ascii="Garamond" w:hAnsi="Garamond"/>
          <w:sz w:val="22"/>
          <w:szCs w:val="22"/>
        </w:rPr>
        <w:t xml:space="preserve"> reconstruction of spruce budworm outbreaks in northern Maine, USA.   Can. J. For. Res. 37:523-529.</w:t>
      </w:r>
    </w:p>
    <w:p w:rsidR="003D24D1" w:rsidRPr="00F3488D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  <w:sz w:val="22"/>
          <w:szCs w:val="22"/>
        </w:rPr>
      </w:pPr>
      <w:r w:rsidRPr="00F3488D">
        <w:rPr>
          <w:rFonts w:ascii="Garamond" w:hAnsi="Garamond"/>
          <w:sz w:val="22"/>
          <w:szCs w:val="22"/>
        </w:rPr>
        <w:lastRenderedPageBreak/>
        <w:t xml:space="preserve">Seymour, R.S., </w:t>
      </w:r>
      <w:proofErr w:type="spellStart"/>
      <w:r w:rsidRPr="00F3488D">
        <w:rPr>
          <w:rFonts w:ascii="Garamond" w:hAnsi="Garamond"/>
          <w:sz w:val="22"/>
          <w:szCs w:val="22"/>
        </w:rPr>
        <w:t>J.Guldin</w:t>
      </w:r>
      <w:proofErr w:type="spellEnd"/>
      <w:r w:rsidRPr="00F3488D">
        <w:rPr>
          <w:rFonts w:ascii="Garamond" w:hAnsi="Garamond"/>
          <w:sz w:val="22"/>
          <w:szCs w:val="22"/>
        </w:rPr>
        <w:t xml:space="preserve">, </w:t>
      </w:r>
      <w:proofErr w:type="spellStart"/>
      <w:r w:rsidRPr="00F3488D">
        <w:rPr>
          <w:rFonts w:ascii="Garamond" w:hAnsi="Garamond"/>
          <w:sz w:val="22"/>
          <w:szCs w:val="22"/>
        </w:rPr>
        <w:t>D.Marshall</w:t>
      </w:r>
      <w:proofErr w:type="spellEnd"/>
      <w:r w:rsidRPr="00F3488D">
        <w:rPr>
          <w:rFonts w:ascii="Garamond" w:hAnsi="Garamond"/>
          <w:sz w:val="22"/>
          <w:szCs w:val="22"/>
        </w:rPr>
        <w:t xml:space="preserve">, and </w:t>
      </w:r>
      <w:proofErr w:type="spellStart"/>
      <w:r w:rsidRPr="00F3488D">
        <w:rPr>
          <w:rFonts w:ascii="Garamond" w:hAnsi="Garamond"/>
          <w:sz w:val="22"/>
          <w:szCs w:val="22"/>
        </w:rPr>
        <w:t>B.Palik</w:t>
      </w:r>
      <w:proofErr w:type="spellEnd"/>
      <w:r w:rsidRPr="00F3488D">
        <w:rPr>
          <w:rFonts w:ascii="Garamond" w:hAnsi="Garamond"/>
          <w:sz w:val="22"/>
          <w:szCs w:val="22"/>
        </w:rPr>
        <w:t xml:space="preserve"> 2006. Large-scale, long-term </w:t>
      </w:r>
      <w:proofErr w:type="spellStart"/>
      <w:r w:rsidRPr="00F3488D">
        <w:rPr>
          <w:rFonts w:ascii="Garamond" w:hAnsi="Garamond"/>
          <w:sz w:val="22"/>
          <w:szCs w:val="22"/>
        </w:rPr>
        <w:t>silvicultural</w:t>
      </w:r>
      <w:proofErr w:type="spellEnd"/>
      <w:r w:rsidRPr="00F3488D">
        <w:rPr>
          <w:rFonts w:ascii="Garamond" w:hAnsi="Garamond"/>
          <w:sz w:val="22"/>
          <w:szCs w:val="22"/>
        </w:rPr>
        <w:t xml:space="preserve"> experiments in the United States. </w:t>
      </w:r>
      <w:proofErr w:type="spellStart"/>
      <w:r w:rsidRPr="00F3488D">
        <w:rPr>
          <w:rFonts w:ascii="Garamond" w:hAnsi="Garamond"/>
          <w:sz w:val="22"/>
          <w:szCs w:val="22"/>
        </w:rPr>
        <w:t>Allgemeine</w:t>
      </w:r>
      <w:proofErr w:type="spellEnd"/>
      <w:r w:rsidRPr="00F3488D">
        <w:rPr>
          <w:rFonts w:ascii="Garamond" w:hAnsi="Garamond"/>
          <w:sz w:val="22"/>
          <w:szCs w:val="22"/>
        </w:rPr>
        <w:t xml:space="preserve"> </w:t>
      </w:r>
      <w:proofErr w:type="spellStart"/>
      <w:r w:rsidRPr="00F3488D">
        <w:rPr>
          <w:rFonts w:ascii="Garamond" w:hAnsi="Garamond"/>
          <w:sz w:val="22"/>
          <w:szCs w:val="22"/>
        </w:rPr>
        <w:t>Forst</w:t>
      </w:r>
      <w:proofErr w:type="spellEnd"/>
      <w:r w:rsidRPr="00F3488D">
        <w:rPr>
          <w:rFonts w:ascii="Garamond" w:hAnsi="Garamond"/>
          <w:sz w:val="22"/>
          <w:szCs w:val="22"/>
        </w:rPr>
        <w:t xml:space="preserve">-und </w:t>
      </w:r>
      <w:proofErr w:type="spellStart"/>
      <w:r w:rsidRPr="00F3488D">
        <w:rPr>
          <w:rFonts w:ascii="Garamond" w:hAnsi="Garamond"/>
          <w:sz w:val="22"/>
          <w:szCs w:val="22"/>
        </w:rPr>
        <w:t>Jagdzeitung</w:t>
      </w:r>
      <w:proofErr w:type="spellEnd"/>
      <w:r w:rsidRPr="00F3488D">
        <w:rPr>
          <w:rFonts w:ascii="Garamond" w:hAnsi="Garamond"/>
          <w:sz w:val="22"/>
          <w:szCs w:val="22"/>
        </w:rPr>
        <w:t xml:space="preserve"> 177:104-112</w:t>
      </w:r>
    </w:p>
    <w:p w:rsidR="003D24D1" w:rsidRPr="00F3488D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  <w:sz w:val="22"/>
          <w:szCs w:val="22"/>
        </w:rPr>
      </w:pPr>
      <w:r w:rsidRPr="00F3488D">
        <w:rPr>
          <w:rFonts w:ascii="Garamond" w:hAnsi="Garamond"/>
          <w:sz w:val="22"/>
          <w:szCs w:val="22"/>
        </w:rPr>
        <w:t xml:space="preserve">Seymour, R.S. and L.S. </w:t>
      </w:r>
      <w:proofErr w:type="spellStart"/>
      <w:r w:rsidRPr="00F3488D">
        <w:rPr>
          <w:rFonts w:ascii="Garamond" w:hAnsi="Garamond"/>
          <w:sz w:val="22"/>
          <w:szCs w:val="22"/>
        </w:rPr>
        <w:t>Kenefic</w:t>
      </w:r>
      <w:proofErr w:type="spellEnd"/>
      <w:r w:rsidRPr="00F3488D">
        <w:rPr>
          <w:rFonts w:ascii="Garamond" w:hAnsi="Garamond"/>
          <w:sz w:val="22"/>
          <w:szCs w:val="22"/>
        </w:rPr>
        <w:t xml:space="preserve">. 2002. Influence of age on growth efficiency of </w:t>
      </w:r>
      <w:proofErr w:type="spellStart"/>
      <w:r w:rsidRPr="00F3488D">
        <w:rPr>
          <w:rFonts w:ascii="Garamond" w:hAnsi="Garamond"/>
          <w:i/>
          <w:sz w:val="22"/>
          <w:szCs w:val="22"/>
        </w:rPr>
        <w:t>Tsuga</w:t>
      </w:r>
      <w:proofErr w:type="spellEnd"/>
      <w:r w:rsidRPr="00F3488D">
        <w:rPr>
          <w:rFonts w:ascii="Garamond" w:hAnsi="Garamond"/>
          <w:i/>
          <w:sz w:val="22"/>
          <w:szCs w:val="22"/>
        </w:rPr>
        <w:t xml:space="preserve"> </w:t>
      </w:r>
      <w:proofErr w:type="spellStart"/>
      <w:r w:rsidRPr="00F3488D">
        <w:rPr>
          <w:rFonts w:ascii="Garamond" w:hAnsi="Garamond"/>
          <w:i/>
          <w:sz w:val="22"/>
          <w:szCs w:val="22"/>
        </w:rPr>
        <w:t>canadensis</w:t>
      </w:r>
      <w:proofErr w:type="spellEnd"/>
      <w:r w:rsidRPr="00F3488D">
        <w:rPr>
          <w:rFonts w:ascii="Garamond" w:hAnsi="Garamond"/>
          <w:sz w:val="22"/>
          <w:szCs w:val="22"/>
        </w:rPr>
        <w:t xml:space="preserve"> and </w:t>
      </w:r>
      <w:proofErr w:type="spellStart"/>
      <w:r w:rsidRPr="00F3488D">
        <w:rPr>
          <w:rFonts w:ascii="Garamond" w:hAnsi="Garamond"/>
          <w:i/>
          <w:sz w:val="22"/>
          <w:szCs w:val="22"/>
        </w:rPr>
        <w:t>Picea</w:t>
      </w:r>
      <w:proofErr w:type="spellEnd"/>
      <w:r w:rsidRPr="00F3488D">
        <w:rPr>
          <w:rFonts w:ascii="Garamond" w:hAnsi="Garamond"/>
          <w:i/>
          <w:sz w:val="22"/>
          <w:szCs w:val="22"/>
        </w:rPr>
        <w:t xml:space="preserve"> </w:t>
      </w:r>
      <w:proofErr w:type="spellStart"/>
      <w:proofErr w:type="gramStart"/>
      <w:r w:rsidRPr="00F3488D">
        <w:rPr>
          <w:rFonts w:ascii="Garamond" w:hAnsi="Garamond"/>
          <w:i/>
          <w:sz w:val="22"/>
          <w:szCs w:val="22"/>
        </w:rPr>
        <w:t>rubens</w:t>
      </w:r>
      <w:proofErr w:type="spellEnd"/>
      <w:proofErr w:type="gramEnd"/>
      <w:r w:rsidRPr="00F3488D">
        <w:rPr>
          <w:rFonts w:ascii="Garamond" w:hAnsi="Garamond"/>
          <w:i/>
          <w:sz w:val="22"/>
          <w:szCs w:val="22"/>
        </w:rPr>
        <w:t xml:space="preserve"> </w:t>
      </w:r>
      <w:r w:rsidRPr="00F3488D">
        <w:rPr>
          <w:rFonts w:ascii="Garamond" w:hAnsi="Garamond"/>
          <w:sz w:val="22"/>
          <w:szCs w:val="22"/>
        </w:rPr>
        <w:t>trees in mixed-species, multi-aged northern conifer stands.  Can. J. For. Res. 32:2032-2042.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  <w:sz w:val="22"/>
          <w:szCs w:val="22"/>
        </w:rPr>
      </w:pPr>
      <w:r w:rsidRPr="00F3488D">
        <w:rPr>
          <w:rFonts w:ascii="Garamond" w:hAnsi="Garamond"/>
          <w:sz w:val="22"/>
          <w:szCs w:val="22"/>
        </w:rPr>
        <w:t xml:space="preserve">Seymour, R.S., A.S. White and P.G. de </w:t>
      </w:r>
      <w:proofErr w:type="spellStart"/>
      <w:r w:rsidRPr="00F3488D">
        <w:rPr>
          <w:rFonts w:ascii="Garamond" w:hAnsi="Garamond"/>
          <w:sz w:val="22"/>
          <w:szCs w:val="22"/>
        </w:rPr>
        <w:t>Maynadier</w:t>
      </w:r>
      <w:proofErr w:type="spellEnd"/>
      <w:r w:rsidRPr="00F3488D">
        <w:rPr>
          <w:rFonts w:ascii="Garamond" w:hAnsi="Garamond"/>
          <w:sz w:val="22"/>
          <w:szCs w:val="22"/>
        </w:rPr>
        <w:t xml:space="preserve">. 2002. Natural disturbance </w:t>
      </w:r>
      <w:r w:rsidRPr="00AA43EF">
        <w:rPr>
          <w:rFonts w:ascii="Garamond" w:hAnsi="Garamond"/>
          <w:sz w:val="22"/>
          <w:szCs w:val="22"/>
        </w:rPr>
        <w:t xml:space="preserve">regimes in northeastern North America – Evaluating </w:t>
      </w:r>
      <w:proofErr w:type="spellStart"/>
      <w:r w:rsidRPr="00AA43EF">
        <w:rPr>
          <w:rFonts w:ascii="Garamond" w:hAnsi="Garamond"/>
          <w:sz w:val="22"/>
          <w:szCs w:val="22"/>
        </w:rPr>
        <w:t>silvicultural</w:t>
      </w:r>
      <w:proofErr w:type="spellEnd"/>
      <w:r w:rsidRPr="00AA43EF">
        <w:rPr>
          <w:rFonts w:ascii="Garamond" w:hAnsi="Garamond"/>
          <w:sz w:val="22"/>
          <w:szCs w:val="22"/>
        </w:rPr>
        <w:t xml:space="preserve"> systems using natural scales and frequencies. Forest Ecology and Management 155:357-367.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>Seymour, R. S. and M.L. Hunter, Jr.  1999.  Principles of Ecological Forestry.  Ch.  2 (p. 22-61) In: Managing Biodiversity in Forest Ecosystems. M.L. Hunter, Jr., editor.  Cambridge Univ.  Press. 698 p.</w:t>
      </w:r>
    </w:p>
    <w:p w:rsidR="003D24D1" w:rsidRPr="00AA43EF" w:rsidRDefault="003D24D1" w:rsidP="003D24D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  <w:sz w:val="22"/>
          <w:szCs w:val="22"/>
        </w:rPr>
      </w:pPr>
      <w:bookmarkStart w:id="1" w:name="QuickMark"/>
      <w:bookmarkEnd w:id="1"/>
      <w:r w:rsidRPr="00AA43EF">
        <w:rPr>
          <w:rFonts w:ascii="Garamond" w:hAnsi="Garamond"/>
          <w:sz w:val="22"/>
          <w:szCs w:val="22"/>
        </w:rPr>
        <w:t xml:space="preserve">Seymour, R. S.  1995.  The Northeastern Region. p. 31-79 </w:t>
      </w:r>
      <w:proofErr w:type="gramStart"/>
      <w:r w:rsidRPr="00AA43EF">
        <w:rPr>
          <w:rFonts w:ascii="Garamond" w:hAnsi="Garamond"/>
          <w:sz w:val="22"/>
          <w:szCs w:val="22"/>
        </w:rPr>
        <w:t>In</w:t>
      </w:r>
      <w:proofErr w:type="gramEnd"/>
      <w:r w:rsidRPr="00AA43EF">
        <w:rPr>
          <w:rFonts w:ascii="Garamond" w:hAnsi="Garamond"/>
          <w:sz w:val="22"/>
          <w:szCs w:val="22"/>
        </w:rPr>
        <w:t xml:space="preserve">: Regional </w:t>
      </w:r>
      <w:proofErr w:type="spellStart"/>
      <w:r w:rsidRPr="00AA43EF">
        <w:rPr>
          <w:rFonts w:ascii="Garamond" w:hAnsi="Garamond"/>
          <w:sz w:val="22"/>
          <w:szCs w:val="22"/>
        </w:rPr>
        <w:t>Silviculture</w:t>
      </w:r>
      <w:proofErr w:type="spellEnd"/>
      <w:r w:rsidRPr="00AA43EF">
        <w:rPr>
          <w:rFonts w:ascii="Garamond" w:hAnsi="Garamond"/>
          <w:sz w:val="22"/>
          <w:szCs w:val="22"/>
        </w:rPr>
        <w:t xml:space="preserve"> of the United States, Ed. 3.  Ed. J. W. Barrett.  Wiley and Sons, N. Y.  643 p. </w:t>
      </w:r>
    </w:p>
    <w:p w:rsidR="003D24D1" w:rsidRDefault="003D24D1" w:rsidP="009E1FF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ins w:id="2" w:author="Nathan Rutenbeck" w:date="2013-10-20T11:24:00Z"/>
          <w:rFonts w:ascii="Garamond" w:hAnsi="Garamond"/>
          <w:sz w:val="22"/>
          <w:szCs w:val="22"/>
        </w:rPr>
      </w:pPr>
      <w:r w:rsidRPr="00AA43EF">
        <w:rPr>
          <w:rFonts w:ascii="Garamond" w:hAnsi="Garamond"/>
          <w:sz w:val="22"/>
          <w:szCs w:val="22"/>
        </w:rPr>
        <w:t xml:space="preserve">Seymour, R. S. 1992. The red spruce-balsam fir forest of Maine: Evolution of </w:t>
      </w:r>
      <w:proofErr w:type="spellStart"/>
      <w:r w:rsidRPr="00AA43EF">
        <w:rPr>
          <w:rFonts w:ascii="Garamond" w:hAnsi="Garamond"/>
          <w:sz w:val="22"/>
          <w:szCs w:val="22"/>
        </w:rPr>
        <w:t>silvicultural</w:t>
      </w:r>
      <w:proofErr w:type="spellEnd"/>
      <w:r w:rsidRPr="00AA43EF">
        <w:rPr>
          <w:rFonts w:ascii="Garamond" w:hAnsi="Garamond"/>
          <w:sz w:val="22"/>
          <w:szCs w:val="22"/>
        </w:rPr>
        <w:t xml:space="preserve"> practice in response to stand development patterns and disturbances. Ch. 12 (p. 217-244) In: </w:t>
      </w:r>
      <w:proofErr w:type="spellStart"/>
      <w:r w:rsidRPr="00AA43EF">
        <w:rPr>
          <w:rFonts w:ascii="Garamond" w:hAnsi="Garamond"/>
          <w:sz w:val="22"/>
          <w:szCs w:val="22"/>
        </w:rPr>
        <w:t>Kelty</w:t>
      </w:r>
      <w:proofErr w:type="spellEnd"/>
      <w:r w:rsidRPr="00AA43EF">
        <w:rPr>
          <w:rFonts w:ascii="Garamond" w:hAnsi="Garamond"/>
          <w:sz w:val="22"/>
          <w:szCs w:val="22"/>
        </w:rPr>
        <w:t xml:space="preserve">, M. J., Larson, B. C. and Oliver, C. D., </w:t>
      </w:r>
      <w:proofErr w:type="gramStart"/>
      <w:r w:rsidRPr="00AA43EF">
        <w:rPr>
          <w:rFonts w:ascii="Garamond" w:hAnsi="Garamond"/>
          <w:sz w:val="22"/>
          <w:szCs w:val="22"/>
        </w:rPr>
        <w:t>eds</w:t>
      </w:r>
      <w:proofErr w:type="gramEnd"/>
      <w:r w:rsidRPr="00AA43EF">
        <w:rPr>
          <w:rFonts w:ascii="Garamond" w:hAnsi="Garamond"/>
          <w:sz w:val="22"/>
          <w:szCs w:val="22"/>
        </w:rPr>
        <w:t xml:space="preserve">.  The Ecology and </w:t>
      </w:r>
      <w:proofErr w:type="spellStart"/>
      <w:r w:rsidRPr="00AA43EF">
        <w:rPr>
          <w:rFonts w:ascii="Garamond" w:hAnsi="Garamond"/>
          <w:sz w:val="22"/>
          <w:szCs w:val="22"/>
        </w:rPr>
        <w:t>Silviculture</w:t>
      </w:r>
      <w:proofErr w:type="spellEnd"/>
      <w:r w:rsidRPr="00AA43EF">
        <w:rPr>
          <w:rFonts w:ascii="Garamond" w:hAnsi="Garamond"/>
          <w:sz w:val="22"/>
          <w:szCs w:val="22"/>
        </w:rPr>
        <w:t xml:space="preserve"> of Mixed-species forests. A festschrift for David M. Smith.  Kluwer Publishers, Norwell, MA. </w:t>
      </w:r>
    </w:p>
    <w:p w:rsidR="00213E5F" w:rsidRDefault="00213E5F" w:rsidP="009E1FF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ins w:id="3" w:author="Nathan Rutenbeck" w:date="2013-10-20T11:24:00Z"/>
          <w:rFonts w:ascii="Garamond" w:hAnsi="Garamond"/>
          <w:sz w:val="22"/>
          <w:szCs w:val="22"/>
        </w:rPr>
      </w:pPr>
    </w:p>
    <w:p w:rsidR="00213E5F" w:rsidRDefault="00213E5F" w:rsidP="00213E5F">
      <w:pPr>
        <w:autoSpaceDE w:val="0"/>
        <w:autoSpaceDN w:val="0"/>
        <w:adjustRightInd w:val="0"/>
        <w:ind w:left="720" w:hanging="720"/>
        <w:jc w:val="center"/>
        <w:rPr>
          <w:ins w:id="4" w:author="Nathan Rutenbeck" w:date="2013-10-20T11:24:00Z"/>
          <w:bCs/>
        </w:rPr>
      </w:pPr>
      <w:ins w:id="5" w:author="Nathan Rutenbeck" w:date="2013-10-20T11:24:00Z">
        <w:r w:rsidRPr="00290206">
          <w:rPr>
            <w:bCs/>
          </w:rPr>
          <w:t xml:space="preserve">Shawn </w:t>
        </w:r>
        <w:proofErr w:type="spellStart"/>
        <w:r w:rsidRPr="00290206">
          <w:rPr>
            <w:bCs/>
          </w:rPr>
          <w:t>Fraver</w:t>
        </w:r>
        <w:proofErr w:type="spellEnd"/>
        <w:r>
          <w:rPr>
            <w:bCs/>
          </w:rPr>
          <w:t xml:space="preserve"> C.V.</w:t>
        </w:r>
      </w:ins>
    </w:p>
    <w:p w:rsidR="00213E5F" w:rsidRPr="007A1515" w:rsidRDefault="00213E5F" w:rsidP="00213E5F">
      <w:pPr>
        <w:autoSpaceDE w:val="0"/>
        <w:autoSpaceDN w:val="0"/>
        <w:adjustRightInd w:val="0"/>
        <w:rPr>
          <w:ins w:id="6" w:author="Nathan Rutenbeck" w:date="2013-10-20T11:24:00Z"/>
          <w:b/>
          <w:bCs/>
        </w:rPr>
      </w:pPr>
    </w:p>
    <w:p w:rsidR="00213E5F" w:rsidRPr="007A1515" w:rsidRDefault="00213E5F" w:rsidP="00213E5F">
      <w:pPr>
        <w:autoSpaceDE w:val="0"/>
        <w:autoSpaceDN w:val="0"/>
        <w:adjustRightInd w:val="0"/>
        <w:rPr>
          <w:ins w:id="7" w:author="Nathan Rutenbeck" w:date="2013-10-20T11:24:00Z"/>
          <w:b/>
          <w:bCs/>
        </w:rPr>
      </w:pPr>
      <w:ins w:id="8" w:author="Nathan Rutenbeck" w:date="2013-10-20T11:24:00Z">
        <w:r w:rsidRPr="007A1515">
          <w:rPr>
            <w:b/>
            <w:bCs/>
          </w:rPr>
          <w:t>Education</w:t>
        </w:r>
      </w:ins>
    </w:p>
    <w:p w:rsidR="00213E5F" w:rsidRPr="001B7990" w:rsidRDefault="00213E5F" w:rsidP="00213E5F">
      <w:pPr>
        <w:pStyle w:val="ListParagraph"/>
        <w:numPr>
          <w:ilvl w:val="0"/>
          <w:numId w:val="10"/>
        </w:numPr>
        <w:rPr>
          <w:ins w:id="9" w:author="Nathan Rutenbeck" w:date="2013-10-20T11:24:00Z"/>
        </w:rPr>
      </w:pPr>
      <w:ins w:id="10" w:author="Nathan Rutenbeck" w:date="2013-10-20T11:24:00Z">
        <w:r w:rsidRPr="001B7990">
          <w:t xml:space="preserve">Ph.D. </w:t>
        </w:r>
        <w:r w:rsidRPr="001B7990">
          <w:tab/>
          <w:t xml:space="preserve">Forest Resources, University of Maine (2004) </w:t>
        </w:r>
      </w:ins>
    </w:p>
    <w:p w:rsidR="00213E5F" w:rsidRPr="001B7990" w:rsidRDefault="00213E5F" w:rsidP="00213E5F">
      <w:pPr>
        <w:pStyle w:val="ListParagraph"/>
        <w:numPr>
          <w:ilvl w:val="0"/>
          <w:numId w:val="10"/>
        </w:numPr>
        <w:rPr>
          <w:ins w:id="11" w:author="Nathan Rutenbeck" w:date="2013-10-20T11:24:00Z"/>
        </w:rPr>
      </w:pPr>
      <w:ins w:id="12" w:author="Nathan Rutenbeck" w:date="2013-10-20T11:24:00Z">
        <w:r w:rsidRPr="001B7990">
          <w:t xml:space="preserve">M.S. </w:t>
        </w:r>
        <w:r w:rsidRPr="001B7990">
          <w:tab/>
          <w:t xml:space="preserve">Forestry, Restoration Ecology Program, North Carolina State University </w:t>
        </w:r>
      </w:ins>
    </w:p>
    <w:p w:rsidR="00213E5F" w:rsidRPr="001B7990" w:rsidRDefault="00213E5F" w:rsidP="00213E5F">
      <w:pPr>
        <w:pStyle w:val="ListParagraph"/>
        <w:numPr>
          <w:ilvl w:val="0"/>
          <w:numId w:val="10"/>
        </w:numPr>
        <w:rPr>
          <w:ins w:id="13" w:author="Nathan Rutenbeck" w:date="2013-10-20T11:24:00Z"/>
        </w:rPr>
      </w:pPr>
      <w:ins w:id="14" w:author="Nathan Rutenbeck" w:date="2013-10-20T11:24:00Z">
        <w:r w:rsidRPr="001B7990">
          <w:t xml:space="preserve">B.S. </w:t>
        </w:r>
        <w:r w:rsidRPr="001B7990">
          <w:tab/>
        </w:r>
        <w:r>
          <w:t>Biology (Ecology Emphasis)</w:t>
        </w:r>
        <w:r w:rsidRPr="001B7990">
          <w:t xml:space="preserve">, </w:t>
        </w:r>
        <w:r>
          <w:t xml:space="preserve">The </w:t>
        </w:r>
        <w:r w:rsidRPr="001B7990">
          <w:t>Penn</w:t>
        </w:r>
        <w:r>
          <w:t>sylvania</w:t>
        </w:r>
        <w:r w:rsidRPr="001B7990">
          <w:t xml:space="preserve"> State University </w:t>
        </w:r>
      </w:ins>
    </w:p>
    <w:p w:rsidR="00213E5F" w:rsidRPr="007A1515" w:rsidRDefault="00213E5F" w:rsidP="00213E5F">
      <w:pPr>
        <w:autoSpaceDE w:val="0"/>
        <w:autoSpaceDN w:val="0"/>
        <w:adjustRightInd w:val="0"/>
        <w:rPr>
          <w:ins w:id="15" w:author="Nathan Rutenbeck" w:date="2013-10-20T11:24:00Z"/>
          <w:b/>
          <w:bCs/>
        </w:rPr>
      </w:pPr>
    </w:p>
    <w:p w:rsidR="00213E5F" w:rsidRDefault="00213E5F" w:rsidP="00213E5F">
      <w:pPr>
        <w:autoSpaceDE w:val="0"/>
        <w:autoSpaceDN w:val="0"/>
        <w:adjustRightInd w:val="0"/>
        <w:rPr>
          <w:ins w:id="16" w:author="Nathan Rutenbeck" w:date="2013-10-20T11:24:00Z"/>
        </w:rPr>
      </w:pPr>
      <w:ins w:id="17" w:author="Nathan Rutenbeck" w:date="2013-10-20T11:24:00Z">
        <w:r w:rsidRPr="007A1515">
          <w:rPr>
            <w:b/>
            <w:bCs/>
          </w:rPr>
          <w:t>Recent Professional Experience</w:t>
        </w:r>
      </w:ins>
    </w:p>
    <w:p w:rsidR="00213E5F" w:rsidRDefault="00213E5F" w:rsidP="00213E5F">
      <w:pPr>
        <w:pStyle w:val="ListParagraph"/>
        <w:numPr>
          <w:ilvl w:val="0"/>
          <w:numId w:val="9"/>
        </w:numPr>
        <w:rPr>
          <w:ins w:id="18" w:author="Nathan Rutenbeck" w:date="2013-10-20T11:24:00Z"/>
        </w:rPr>
      </w:pPr>
      <w:ins w:id="19" w:author="Nathan Rutenbeck" w:date="2013-10-20T11:24:00Z">
        <w:r>
          <w:t xml:space="preserve">2013-present </w:t>
        </w:r>
        <w:r w:rsidRPr="0020700A">
          <w:rPr>
            <w:i/>
          </w:rPr>
          <w:t>Assistant Professor</w:t>
        </w:r>
        <w:r>
          <w:t>, School of Forest Resources, Univ.</w:t>
        </w:r>
        <w:r w:rsidRPr="007A1515">
          <w:t xml:space="preserve"> of Maine, </w:t>
        </w:r>
        <w:proofErr w:type="spellStart"/>
        <w:r w:rsidRPr="007A1515">
          <w:t>Orono</w:t>
        </w:r>
        <w:proofErr w:type="spellEnd"/>
      </w:ins>
    </w:p>
    <w:p w:rsidR="00213E5F" w:rsidRPr="006A774A" w:rsidRDefault="00213E5F" w:rsidP="00213E5F">
      <w:pPr>
        <w:pStyle w:val="ListParagraph"/>
        <w:numPr>
          <w:ilvl w:val="0"/>
          <w:numId w:val="9"/>
        </w:numPr>
        <w:rPr>
          <w:ins w:id="20" w:author="Nathan Rutenbeck" w:date="2013-10-20T11:24:00Z"/>
        </w:rPr>
      </w:pPr>
      <w:ins w:id="21" w:author="Nathan Rutenbeck" w:date="2013-10-20T11:24:00Z">
        <w:r w:rsidRPr="0020700A">
          <w:t>2013</w:t>
        </w:r>
        <w:r>
          <w:rPr>
            <w:i/>
          </w:rPr>
          <w:t xml:space="preserve"> Research Associate Professor, </w:t>
        </w:r>
        <w:r w:rsidRPr="006A774A">
          <w:t>Dept. Forest Resourc</w:t>
        </w:r>
        <w:r>
          <w:t>es, Univ. Minnesota, St Paul.</w:t>
        </w:r>
      </w:ins>
    </w:p>
    <w:p w:rsidR="00213E5F" w:rsidRPr="001B7990" w:rsidRDefault="00213E5F" w:rsidP="00213E5F">
      <w:pPr>
        <w:pStyle w:val="ListParagraph"/>
        <w:numPr>
          <w:ilvl w:val="0"/>
          <w:numId w:val="9"/>
        </w:numPr>
        <w:rPr>
          <w:ins w:id="22" w:author="Nathan Rutenbeck" w:date="2013-10-20T11:24:00Z"/>
        </w:rPr>
      </w:pPr>
      <w:ins w:id="23" w:author="Nathan Rutenbeck" w:date="2013-10-20T11:24:00Z">
        <w:r w:rsidRPr="0020700A">
          <w:t>2007-2012</w:t>
        </w:r>
        <w:r>
          <w:rPr>
            <w:i/>
          </w:rPr>
          <w:t xml:space="preserve"> Research Ecologist, </w:t>
        </w:r>
        <w:r w:rsidRPr="001B7990">
          <w:t>USFS, Northern Res</w:t>
        </w:r>
        <w:r>
          <w:t>earch Station, Grand Rapids, MN</w:t>
        </w:r>
        <w:r w:rsidRPr="001B7990">
          <w:t xml:space="preserve"> </w:t>
        </w:r>
      </w:ins>
    </w:p>
    <w:p w:rsidR="00213E5F" w:rsidRPr="001B7990" w:rsidRDefault="00213E5F" w:rsidP="00213E5F">
      <w:pPr>
        <w:pStyle w:val="ListParagraph"/>
        <w:numPr>
          <w:ilvl w:val="0"/>
          <w:numId w:val="9"/>
        </w:numPr>
        <w:rPr>
          <w:ins w:id="24" w:author="Nathan Rutenbeck" w:date="2013-10-20T11:24:00Z"/>
        </w:rPr>
      </w:pPr>
      <w:ins w:id="25" w:author="Nathan Rutenbeck" w:date="2013-10-20T11:24:00Z">
        <w:r w:rsidRPr="0020700A">
          <w:t>2004-2006</w:t>
        </w:r>
        <w:r>
          <w:rPr>
            <w:i/>
          </w:rPr>
          <w:t xml:space="preserve"> Post-Doctoral Researcher</w:t>
        </w:r>
        <w:r>
          <w:t xml:space="preserve">, </w:t>
        </w:r>
        <w:r w:rsidRPr="001B7990">
          <w:t xml:space="preserve">Dept. of Natural Sciences, Mid Sweden Univ., </w:t>
        </w:r>
        <w:r>
          <w:t xml:space="preserve">Sundsvall, </w:t>
        </w:r>
        <w:r w:rsidRPr="001B7990">
          <w:t xml:space="preserve">Sweden. </w:t>
        </w:r>
      </w:ins>
    </w:p>
    <w:p w:rsidR="00213E5F" w:rsidRPr="007A1515" w:rsidRDefault="00213E5F" w:rsidP="00213E5F">
      <w:pPr>
        <w:autoSpaceDE w:val="0"/>
        <w:autoSpaceDN w:val="0"/>
        <w:adjustRightInd w:val="0"/>
        <w:rPr>
          <w:ins w:id="26" w:author="Nathan Rutenbeck" w:date="2013-10-20T11:24:00Z"/>
          <w:b/>
          <w:bCs/>
        </w:rPr>
      </w:pPr>
    </w:p>
    <w:p w:rsidR="00213E5F" w:rsidRDefault="00213E5F" w:rsidP="00213E5F">
      <w:pPr>
        <w:autoSpaceDE w:val="0"/>
        <w:autoSpaceDN w:val="0"/>
        <w:adjustRightInd w:val="0"/>
        <w:rPr>
          <w:ins w:id="27" w:author="Nathan Rutenbeck" w:date="2013-10-20T11:24:00Z"/>
          <w:b/>
          <w:bCs/>
        </w:rPr>
      </w:pPr>
      <w:ins w:id="28" w:author="Nathan Rutenbeck" w:date="2013-10-20T11:24:00Z">
        <w:r w:rsidRPr="007A1515">
          <w:rPr>
            <w:b/>
            <w:bCs/>
          </w:rPr>
          <w:t xml:space="preserve">Selected </w:t>
        </w:r>
        <w:r>
          <w:rPr>
            <w:b/>
            <w:bCs/>
          </w:rPr>
          <w:t xml:space="preserve">Relevant </w:t>
        </w:r>
        <w:r w:rsidRPr="007A1515">
          <w:rPr>
            <w:b/>
            <w:bCs/>
          </w:rPr>
          <w:t>Publications</w:t>
        </w:r>
      </w:ins>
    </w:p>
    <w:p w:rsidR="00213E5F" w:rsidRPr="002A7C0F" w:rsidRDefault="00213E5F" w:rsidP="00213E5F">
      <w:pPr>
        <w:ind w:left="360" w:hanging="360"/>
        <w:rPr>
          <w:ins w:id="29" w:author="Nathan Rutenbeck" w:date="2013-10-20T11:24:00Z"/>
          <w:bCs/>
        </w:rPr>
      </w:pPr>
      <w:proofErr w:type="spellStart"/>
      <w:ins w:id="30" w:author="Nathan Rutenbeck" w:date="2013-10-20T11:24:00Z">
        <w:r w:rsidRPr="002A7C0F">
          <w:t>Fraver</w:t>
        </w:r>
        <w:proofErr w:type="spellEnd"/>
        <w:r w:rsidRPr="002A7C0F">
          <w:t xml:space="preserve">, S., A.W. D’Amato, J.B. Bradford, B.G. </w:t>
        </w:r>
        <w:proofErr w:type="spellStart"/>
        <w:r w:rsidRPr="002A7C0F">
          <w:t>Jonsson</w:t>
        </w:r>
        <w:proofErr w:type="spellEnd"/>
        <w:r w:rsidRPr="002A7C0F">
          <w:t xml:space="preserve">, M. </w:t>
        </w:r>
        <w:proofErr w:type="spellStart"/>
        <w:r w:rsidRPr="002A7C0F">
          <w:t>Jönsson</w:t>
        </w:r>
        <w:proofErr w:type="spellEnd"/>
        <w:r w:rsidRPr="002A7C0F">
          <w:t xml:space="preserve">, and P.-A. </w:t>
        </w:r>
        <w:proofErr w:type="spellStart"/>
        <w:r w:rsidRPr="002A7C0F">
          <w:t>Esseen</w:t>
        </w:r>
        <w:proofErr w:type="spellEnd"/>
        <w:r w:rsidRPr="002A7C0F">
          <w:t xml:space="preserve">. </w:t>
        </w:r>
        <w:r w:rsidRPr="002A7C0F">
          <w:rPr>
            <w:i/>
          </w:rPr>
          <w:t>In press</w:t>
        </w:r>
        <w:r w:rsidRPr="002A7C0F">
          <w:t xml:space="preserve">. Tree growth and competition in an old-growth </w:t>
        </w:r>
        <w:proofErr w:type="spellStart"/>
        <w:r w:rsidRPr="002A7C0F">
          <w:rPr>
            <w:i/>
          </w:rPr>
          <w:t>Picea</w:t>
        </w:r>
        <w:proofErr w:type="spellEnd"/>
        <w:r w:rsidRPr="002A7C0F">
          <w:rPr>
            <w:i/>
          </w:rPr>
          <w:t xml:space="preserve"> </w:t>
        </w:r>
        <w:proofErr w:type="spellStart"/>
        <w:r w:rsidRPr="002A7C0F">
          <w:rPr>
            <w:i/>
          </w:rPr>
          <w:t>abies</w:t>
        </w:r>
        <w:proofErr w:type="spellEnd"/>
        <w:r w:rsidRPr="002A7C0F">
          <w:t xml:space="preserve"> forest of boreal Sweden: Influence of tree spatial patterning. </w:t>
        </w:r>
        <w:r w:rsidRPr="002A7C0F">
          <w:rPr>
            <w:i/>
          </w:rPr>
          <w:t>Journal of Vegetation Science.</w:t>
        </w:r>
        <w:r w:rsidRPr="002A7C0F">
          <w:t xml:space="preserve"> </w:t>
        </w:r>
      </w:ins>
    </w:p>
    <w:p w:rsidR="00213E5F" w:rsidRPr="002A7C0F" w:rsidRDefault="00213E5F" w:rsidP="00213E5F">
      <w:pPr>
        <w:tabs>
          <w:tab w:val="left" w:pos="6270"/>
        </w:tabs>
        <w:ind w:left="360" w:hanging="360"/>
        <w:rPr>
          <w:ins w:id="31" w:author="Nathan Rutenbeck" w:date="2013-10-20T11:24:00Z"/>
        </w:rPr>
      </w:pPr>
      <w:ins w:id="32" w:author="Nathan Rutenbeck" w:date="2013-10-20T11:24:00Z">
        <w:r w:rsidRPr="002A7C0F">
          <w:rPr>
            <w:lang w:val="nb-NO"/>
          </w:rPr>
          <w:t xml:space="preserve">Fraver, S., A.M. Milo, J.B. Bradford, A.W. D’Amato, </w:t>
        </w:r>
        <w:r w:rsidRPr="002A7C0F">
          <w:t xml:space="preserve">L. </w:t>
        </w:r>
        <w:proofErr w:type="spellStart"/>
        <w:r w:rsidRPr="002A7C0F">
          <w:t>Kenefic</w:t>
        </w:r>
        <w:proofErr w:type="spellEnd"/>
        <w:r w:rsidRPr="002A7C0F">
          <w:t xml:space="preserve">, B.J. </w:t>
        </w:r>
        <w:proofErr w:type="spellStart"/>
        <w:r w:rsidRPr="002A7C0F">
          <w:t>Palik</w:t>
        </w:r>
        <w:proofErr w:type="spellEnd"/>
        <w:r w:rsidRPr="002A7C0F">
          <w:t>, C.W. Woodall,</w:t>
        </w:r>
        <w:r w:rsidRPr="002A7C0F">
          <w:rPr>
            <w:lang w:val="nb-NO"/>
          </w:rPr>
          <w:t xml:space="preserve"> </w:t>
        </w:r>
        <w:r w:rsidRPr="002A7C0F">
          <w:t xml:space="preserve">and </w:t>
        </w:r>
        <w:r w:rsidRPr="002A7C0F">
          <w:rPr>
            <w:lang w:val="nb-NO"/>
          </w:rPr>
          <w:t>J. Brissette</w:t>
        </w:r>
        <w:r w:rsidRPr="002A7C0F">
          <w:t xml:space="preserve">. 2013. Woody debris volume depletion through decay: Implications for biomass and carbon accounting. </w:t>
        </w:r>
        <w:r w:rsidRPr="002A7C0F">
          <w:rPr>
            <w:i/>
          </w:rPr>
          <w:t xml:space="preserve">Ecosystems </w:t>
        </w:r>
        <w:r w:rsidRPr="002A7C0F">
          <w:t>16(7): 1262-1272.</w:t>
        </w:r>
      </w:ins>
    </w:p>
    <w:p w:rsidR="00213E5F" w:rsidRPr="002A7C0F" w:rsidRDefault="00213E5F" w:rsidP="00213E5F">
      <w:pPr>
        <w:autoSpaceDE w:val="0"/>
        <w:autoSpaceDN w:val="0"/>
        <w:adjustRightInd w:val="0"/>
        <w:ind w:left="360" w:hanging="360"/>
        <w:rPr>
          <w:ins w:id="33" w:author="Nathan Rutenbeck" w:date="2013-10-20T11:24:00Z"/>
        </w:rPr>
      </w:pPr>
      <w:proofErr w:type="spellStart"/>
      <w:ins w:id="34" w:author="Nathan Rutenbeck" w:date="2013-10-20T11:24:00Z">
        <w:r w:rsidRPr="002A7C0F">
          <w:rPr>
            <w:lang w:val="en-GB"/>
          </w:rPr>
          <w:t>Aakala</w:t>
        </w:r>
        <w:proofErr w:type="spellEnd"/>
        <w:r w:rsidRPr="002A7C0F">
          <w:rPr>
            <w:vertAlign w:val="superscript"/>
            <w:lang w:val="en-GB"/>
          </w:rPr>
          <w:t xml:space="preserve"> </w:t>
        </w:r>
        <w:r w:rsidRPr="002A7C0F">
          <w:rPr>
            <w:lang w:val="en-GB"/>
          </w:rPr>
          <w:t xml:space="preserve">T., S. </w:t>
        </w:r>
        <w:proofErr w:type="spellStart"/>
        <w:r w:rsidRPr="002A7C0F">
          <w:rPr>
            <w:lang w:val="en-GB"/>
          </w:rPr>
          <w:t>Fraver</w:t>
        </w:r>
        <w:proofErr w:type="spellEnd"/>
        <w:r w:rsidRPr="002A7C0F">
          <w:rPr>
            <w:lang w:val="en-GB"/>
          </w:rPr>
          <w:t xml:space="preserve">, A.W. D’Amato, and B.J. </w:t>
        </w:r>
        <w:proofErr w:type="spellStart"/>
        <w:r w:rsidRPr="002A7C0F">
          <w:rPr>
            <w:lang w:val="en-GB"/>
          </w:rPr>
          <w:t>Palik</w:t>
        </w:r>
        <w:proofErr w:type="spellEnd"/>
        <w:r w:rsidRPr="002A7C0F">
          <w:rPr>
            <w:lang w:val="en-GB"/>
          </w:rPr>
          <w:t xml:space="preserve">. 2013. </w:t>
        </w:r>
        <w:r w:rsidRPr="002A7C0F">
          <w:t>Influence of competition and age on tree growth in structurally complex old-growth forests in northern Minnesota, USA.</w:t>
        </w:r>
        <w:r w:rsidRPr="002A7C0F">
          <w:rPr>
            <w:lang w:val="en-GB"/>
          </w:rPr>
          <w:t xml:space="preserve"> </w:t>
        </w:r>
        <w:r w:rsidRPr="002A7C0F">
          <w:rPr>
            <w:i/>
            <w:lang w:val="en-GB"/>
          </w:rPr>
          <w:t>Forest Ecology and Management</w:t>
        </w:r>
        <w:r w:rsidRPr="002A7C0F">
          <w:rPr>
            <w:lang w:val="en-GB"/>
          </w:rPr>
          <w:t xml:space="preserve"> 308: 128-135.</w:t>
        </w:r>
      </w:ins>
    </w:p>
    <w:p w:rsidR="00213E5F" w:rsidRPr="002A7C0F" w:rsidRDefault="00213E5F" w:rsidP="00213E5F">
      <w:pPr>
        <w:ind w:left="360" w:hanging="360"/>
        <w:rPr>
          <w:ins w:id="35" w:author="Nathan Rutenbeck" w:date="2013-10-20T11:24:00Z"/>
          <w:bCs/>
        </w:rPr>
      </w:pPr>
      <w:ins w:id="36" w:author="Nathan Rutenbeck" w:date="2013-10-20T11:24:00Z">
        <w:r w:rsidRPr="002A7C0F">
          <w:rPr>
            <w:color w:val="000000"/>
          </w:rPr>
          <w:t xml:space="preserve">Silver, E.J., A.W. D’Amato, S. </w:t>
        </w:r>
        <w:proofErr w:type="spellStart"/>
        <w:r w:rsidRPr="002A7C0F">
          <w:rPr>
            <w:color w:val="000000"/>
          </w:rPr>
          <w:t>Fraver</w:t>
        </w:r>
        <w:proofErr w:type="spellEnd"/>
        <w:r w:rsidRPr="002A7C0F">
          <w:rPr>
            <w:color w:val="000000"/>
          </w:rPr>
          <w:t xml:space="preserve">, B.J. </w:t>
        </w:r>
        <w:proofErr w:type="spellStart"/>
        <w:r w:rsidRPr="002A7C0F">
          <w:rPr>
            <w:color w:val="000000"/>
          </w:rPr>
          <w:t>Palik</w:t>
        </w:r>
        <w:proofErr w:type="spellEnd"/>
        <w:r w:rsidRPr="002A7C0F">
          <w:rPr>
            <w:color w:val="000000"/>
          </w:rPr>
          <w:t xml:space="preserve">, and J.B. Bradford. 2013. Structure and development of old-growth, unmanaged second-growth, and extended rotation </w:t>
        </w:r>
        <w:proofErr w:type="spellStart"/>
        <w:r w:rsidRPr="002A7C0F">
          <w:rPr>
            <w:i/>
            <w:color w:val="000000"/>
          </w:rPr>
          <w:t>Pinus</w:t>
        </w:r>
        <w:proofErr w:type="spellEnd"/>
        <w:r w:rsidRPr="002A7C0F">
          <w:rPr>
            <w:i/>
            <w:color w:val="000000"/>
          </w:rPr>
          <w:t xml:space="preserve"> </w:t>
        </w:r>
        <w:proofErr w:type="spellStart"/>
        <w:r w:rsidRPr="002A7C0F">
          <w:rPr>
            <w:i/>
            <w:color w:val="000000"/>
          </w:rPr>
          <w:t>resinosa</w:t>
        </w:r>
        <w:proofErr w:type="spellEnd"/>
        <w:r w:rsidRPr="002A7C0F">
          <w:rPr>
            <w:i/>
            <w:color w:val="000000"/>
          </w:rPr>
          <w:t xml:space="preserve"> </w:t>
        </w:r>
        <w:r w:rsidRPr="002A7C0F">
          <w:rPr>
            <w:color w:val="000000"/>
          </w:rPr>
          <w:t>forests in Minnesota, USA</w:t>
        </w:r>
        <w:r w:rsidRPr="002A7C0F">
          <w:rPr>
            <w:i/>
            <w:color w:val="000000"/>
          </w:rPr>
          <w:t xml:space="preserve">. </w:t>
        </w:r>
        <w:r w:rsidRPr="002A7C0F">
          <w:rPr>
            <w:i/>
          </w:rPr>
          <w:t xml:space="preserve">Forest Ecology and Management </w:t>
        </w:r>
        <w:r w:rsidRPr="002A7C0F">
          <w:t>291: 110-118.</w:t>
        </w:r>
      </w:ins>
    </w:p>
    <w:p w:rsidR="00213E5F" w:rsidRPr="002A7C0F" w:rsidRDefault="00213E5F" w:rsidP="00213E5F">
      <w:pPr>
        <w:ind w:left="360" w:hanging="360"/>
        <w:rPr>
          <w:ins w:id="37" w:author="Nathan Rutenbeck" w:date="2013-10-20T11:24:00Z"/>
        </w:rPr>
      </w:pPr>
      <w:proofErr w:type="spellStart"/>
      <w:ins w:id="38" w:author="Nathan Rutenbeck" w:date="2013-10-20T11:24:00Z">
        <w:r w:rsidRPr="002A7C0F">
          <w:lastRenderedPageBreak/>
          <w:t>Fraver</w:t>
        </w:r>
        <w:proofErr w:type="spellEnd"/>
        <w:r w:rsidRPr="002A7C0F">
          <w:t xml:space="preserve">, S. and B.J. </w:t>
        </w:r>
        <w:proofErr w:type="spellStart"/>
        <w:r w:rsidRPr="002A7C0F">
          <w:t>Palik</w:t>
        </w:r>
        <w:proofErr w:type="spellEnd"/>
        <w:r w:rsidRPr="002A7C0F">
          <w:t xml:space="preserve">. 2012. Stand and cohort structures of old-growth </w:t>
        </w:r>
        <w:proofErr w:type="spellStart"/>
        <w:r w:rsidRPr="002A7C0F">
          <w:rPr>
            <w:i/>
          </w:rPr>
          <w:t>Pinus</w:t>
        </w:r>
        <w:proofErr w:type="spellEnd"/>
        <w:r w:rsidRPr="002A7C0F">
          <w:rPr>
            <w:i/>
          </w:rPr>
          <w:t xml:space="preserve"> </w:t>
        </w:r>
        <w:proofErr w:type="spellStart"/>
        <w:r w:rsidRPr="002A7C0F">
          <w:rPr>
            <w:i/>
          </w:rPr>
          <w:t>resinosa</w:t>
        </w:r>
        <w:proofErr w:type="spellEnd"/>
        <w:r w:rsidRPr="002A7C0F">
          <w:t>-dominated forests of northern Minnesota, USA.</w:t>
        </w:r>
        <w:r w:rsidRPr="002A7C0F">
          <w:rPr>
            <w:i/>
          </w:rPr>
          <w:t xml:space="preserve"> Journal of Vegetation Science </w:t>
        </w:r>
        <w:r w:rsidRPr="002A7C0F">
          <w:t>23: 249-259.</w:t>
        </w:r>
      </w:ins>
    </w:p>
    <w:p w:rsidR="00213E5F" w:rsidRPr="002A7C0F" w:rsidRDefault="00213E5F" w:rsidP="00213E5F">
      <w:pPr>
        <w:ind w:left="360" w:hanging="360"/>
        <w:rPr>
          <w:ins w:id="39" w:author="Nathan Rutenbeck" w:date="2013-10-20T11:24:00Z"/>
        </w:rPr>
      </w:pPr>
      <w:proofErr w:type="spellStart"/>
      <w:ins w:id="40" w:author="Nathan Rutenbeck" w:date="2013-10-20T11:24:00Z">
        <w:r w:rsidRPr="002A7C0F">
          <w:rPr>
            <w:lang w:bidi="en-US"/>
          </w:rPr>
          <w:t>Aakala</w:t>
        </w:r>
        <w:proofErr w:type="spellEnd"/>
        <w:r w:rsidRPr="002A7C0F">
          <w:rPr>
            <w:lang w:bidi="en-US"/>
          </w:rPr>
          <w:t xml:space="preserve">, T., S. </w:t>
        </w:r>
        <w:proofErr w:type="spellStart"/>
        <w:r w:rsidRPr="002A7C0F">
          <w:rPr>
            <w:lang w:bidi="en-US"/>
          </w:rPr>
          <w:t>Fraver</w:t>
        </w:r>
        <w:proofErr w:type="spellEnd"/>
        <w:r w:rsidRPr="002A7C0F">
          <w:rPr>
            <w:lang w:bidi="en-US"/>
          </w:rPr>
          <w:t xml:space="preserve">, B.J. </w:t>
        </w:r>
        <w:proofErr w:type="spellStart"/>
        <w:r w:rsidRPr="002A7C0F">
          <w:rPr>
            <w:lang w:bidi="en-US"/>
          </w:rPr>
          <w:t>Palik</w:t>
        </w:r>
        <w:proofErr w:type="spellEnd"/>
        <w:r w:rsidRPr="002A7C0F">
          <w:rPr>
            <w:lang w:bidi="en-US"/>
          </w:rPr>
          <w:t xml:space="preserve">, and A.W. D'Amato. 2012. Spatially random mortality in old-growth red pine forests of northern Minnesota. </w:t>
        </w:r>
        <w:r w:rsidRPr="002A7C0F">
          <w:rPr>
            <w:i/>
            <w:lang w:bidi="en-US"/>
          </w:rPr>
          <w:t>Can</w:t>
        </w:r>
        <w:r>
          <w:rPr>
            <w:i/>
            <w:lang w:bidi="en-US"/>
          </w:rPr>
          <w:t>. J. For. Res</w:t>
        </w:r>
        <w:r w:rsidRPr="002A7C0F">
          <w:rPr>
            <w:i/>
            <w:lang w:bidi="en-US"/>
          </w:rPr>
          <w:t xml:space="preserve">earch </w:t>
        </w:r>
        <w:r w:rsidRPr="002A7C0F">
          <w:rPr>
            <w:lang w:bidi="en-US"/>
          </w:rPr>
          <w:t>42: 899-907.</w:t>
        </w:r>
      </w:ins>
    </w:p>
    <w:p w:rsidR="00213E5F" w:rsidRPr="002A7C0F" w:rsidRDefault="00213E5F" w:rsidP="00213E5F">
      <w:pPr>
        <w:ind w:left="360" w:hanging="360"/>
        <w:rPr>
          <w:ins w:id="41" w:author="Nathan Rutenbeck" w:date="2013-10-20T11:24:00Z"/>
        </w:rPr>
      </w:pPr>
      <w:ins w:id="42" w:author="Nathan Rutenbeck" w:date="2013-10-20T11:24:00Z">
        <w:r w:rsidRPr="002A7C0F">
          <w:t xml:space="preserve">Svoboda, M., P. </w:t>
        </w:r>
        <w:proofErr w:type="spellStart"/>
        <w:r w:rsidRPr="002A7C0F">
          <w:t>Janda</w:t>
        </w:r>
        <w:proofErr w:type="spellEnd"/>
        <w:r w:rsidRPr="002A7C0F">
          <w:t xml:space="preserve">, T. Nagel, S. </w:t>
        </w:r>
        <w:proofErr w:type="spellStart"/>
        <w:r w:rsidRPr="002A7C0F">
          <w:t>Fraver</w:t>
        </w:r>
        <w:proofErr w:type="spellEnd"/>
        <w:r w:rsidRPr="002A7C0F">
          <w:t xml:space="preserve">, J. </w:t>
        </w:r>
        <w:proofErr w:type="spellStart"/>
        <w:r w:rsidRPr="002A7C0F">
          <w:t>Rejzek</w:t>
        </w:r>
        <w:proofErr w:type="spellEnd"/>
        <w:r w:rsidRPr="002A7C0F">
          <w:t xml:space="preserve">, and R. </w:t>
        </w:r>
        <w:proofErr w:type="spellStart"/>
        <w:r w:rsidRPr="002A7C0F">
          <w:t>Bače</w:t>
        </w:r>
        <w:proofErr w:type="spellEnd"/>
        <w:r w:rsidRPr="002A7C0F">
          <w:t xml:space="preserve">. 2012. Disturbance history of an old-growth sub-alpine </w:t>
        </w:r>
        <w:proofErr w:type="spellStart"/>
        <w:r w:rsidRPr="002A7C0F">
          <w:rPr>
            <w:i/>
          </w:rPr>
          <w:t>Picea</w:t>
        </w:r>
        <w:proofErr w:type="spellEnd"/>
        <w:r w:rsidRPr="002A7C0F">
          <w:rPr>
            <w:i/>
          </w:rPr>
          <w:t xml:space="preserve"> </w:t>
        </w:r>
        <w:proofErr w:type="spellStart"/>
        <w:r w:rsidRPr="002A7C0F">
          <w:rPr>
            <w:i/>
          </w:rPr>
          <w:t>abies</w:t>
        </w:r>
        <w:proofErr w:type="spellEnd"/>
        <w:r w:rsidRPr="002A7C0F">
          <w:t xml:space="preserve"> stand in the Bohemian Forest, Czech Republic. </w:t>
        </w:r>
        <w:r w:rsidRPr="002A7C0F">
          <w:rPr>
            <w:i/>
          </w:rPr>
          <w:t xml:space="preserve">Journal of Vegetation Science </w:t>
        </w:r>
        <w:r w:rsidRPr="002A7C0F">
          <w:t>23: 86-97.</w:t>
        </w:r>
      </w:ins>
    </w:p>
    <w:p w:rsidR="00213E5F" w:rsidRPr="002A7C0F" w:rsidRDefault="00213E5F" w:rsidP="00213E5F">
      <w:pPr>
        <w:ind w:left="360" w:hanging="360"/>
        <w:rPr>
          <w:ins w:id="43" w:author="Nathan Rutenbeck" w:date="2013-10-20T11:24:00Z"/>
        </w:rPr>
      </w:pPr>
      <w:proofErr w:type="spellStart"/>
      <w:ins w:id="44" w:author="Nathan Rutenbeck" w:date="2013-10-20T11:24:00Z">
        <w:r w:rsidRPr="002A7C0F">
          <w:t>Fraver</w:t>
        </w:r>
        <w:proofErr w:type="spellEnd"/>
        <w:r w:rsidRPr="002A7C0F">
          <w:t xml:space="preserve">, S., T. Jain, J.B. Bradford, A.W. D’Amato, D. </w:t>
        </w:r>
        <w:proofErr w:type="spellStart"/>
        <w:r w:rsidRPr="002A7C0F">
          <w:t>Kastendick</w:t>
        </w:r>
        <w:proofErr w:type="spellEnd"/>
        <w:r w:rsidRPr="002A7C0F">
          <w:t xml:space="preserve">, B.J. </w:t>
        </w:r>
        <w:proofErr w:type="spellStart"/>
        <w:r w:rsidRPr="002A7C0F">
          <w:t>Palik</w:t>
        </w:r>
        <w:proofErr w:type="spellEnd"/>
        <w:r w:rsidRPr="002A7C0F">
          <w:t xml:space="preserve">, and D. </w:t>
        </w:r>
        <w:proofErr w:type="spellStart"/>
        <w:r w:rsidRPr="002A7C0F">
          <w:t>Shinneman</w:t>
        </w:r>
        <w:proofErr w:type="spellEnd"/>
        <w:r w:rsidRPr="002A7C0F">
          <w:t xml:space="preserve">. 2011. The efficacy of salvage logging in reducing subsequent fire severity in conifer-dominated forests of Minnesota, USA. </w:t>
        </w:r>
        <w:r w:rsidRPr="002A7C0F">
          <w:rPr>
            <w:i/>
          </w:rPr>
          <w:t xml:space="preserve">Ecological Applications </w:t>
        </w:r>
        <w:r w:rsidRPr="002A7C0F">
          <w:t>21(6): 1895-1901</w:t>
        </w:r>
        <w:r w:rsidRPr="002A7C0F">
          <w:rPr>
            <w:i/>
          </w:rPr>
          <w:t>.</w:t>
        </w:r>
      </w:ins>
    </w:p>
    <w:p w:rsidR="00213E5F" w:rsidRPr="002A7C0F" w:rsidRDefault="00213E5F" w:rsidP="00213E5F">
      <w:pPr>
        <w:ind w:left="360" w:hanging="360"/>
        <w:rPr>
          <w:ins w:id="45" w:author="Nathan Rutenbeck" w:date="2013-10-20T11:24:00Z"/>
        </w:rPr>
      </w:pPr>
      <w:proofErr w:type="spellStart"/>
      <w:ins w:id="46" w:author="Nathan Rutenbeck" w:date="2013-10-20T11:24:00Z">
        <w:r w:rsidRPr="002A7C0F">
          <w:t>Fraver</w:t>
        </w:r>
        <w:proofErr w:type="spellEnd"/>
        <w:r w:rsidRPr="002A7C0F">
          <w:t xml:space="preserve">, S., J.B. Bradford, and B.J. </w:t>
        </w:r>
        <w:proofErr w:type="spellStart"/>
        <w:r w:rsidRPr="002A7C0F">
          <w:t>Palik</w:t>
        </w:r>
        <w:proofErr w:type="spellEnd"/>
        <w:r w:rsidRPr="002A7C0F">
          <w:t xml:space="preserve">. 2011. Improving tree age estimates derived from increment cores: a case study of </w:t>
        </w:r>
        <w:proofErr w:type="spellStart"/>
        <w:r w:rsidRPr="002A7C0F">
          <w:rPr>
            <w:i/>
          </w:rPr>
          <w:t>Pinus</w:t>
        </w:r>
        <w:proofErr w:type="spellEnd"/>
        <w:r w:rsidRPr="002A7C0F">
          <w:rPr>
            <w:i/>
          </w:rPr>
          <w:t xml:space="preserve"> </w:t>
        </w:r>
        <w:proofErr w:type="spellStart"/>
        <w:r w:rsidRPr="002A7C0F">
          <w:rPr>
            <w:i/>
          </w:rPr>
          <w:t>resinosa</w:t>
        </w:r>
        <w:proofErr w:type="spellEnd"/>
        <w:r w:rsidRPr="002A7C0F">
          <w:t xml:space="preserve">. </w:t>
        </w:r>
        <w:r w:rsidRPr="002A7C0F">
          <w:rPr>
            <w:i/>
          </w:rPr>
          <w:t xml:space="preserve">Forest Science </w:t>
        </w:r>
        <w:r w:rsidRPr="002A7C0F">
          <w:t xml:space="preserve">57:164-170. </w:t>
        </w:r>
      </w:ins>
    </w:p>
    <w:p w:rsidR="00213E5F" w:rsidRPr="002A7C0F" w:rsidRDefault="00213E5F" w:rsidP="00213E5F">
      <w:pPr>
        <w:ind w:left="360" w:hanging="360"/>
        <w:rPr>
          <w:ins w:id="47" w:author="Nathan Rutenbeck" w:date="2013-10-20T11:24:00Z"/>
        </w:rPr>
      </w:pPr>
      <w:ins w:id="48" w:author="Nathan Rutenbeck" w:date="2013-10-20T11:24:00Z">
        <w:r w:rsidRPr="002A7C0F">
          <w:t xml:space="preserve">D’Amato, A.W., J. Bradford, S. </w:t>
        </w:r>
        <w:proofErr w:type="spellStart"/>
        <w:r w:rsidRPr="002A7C0F">
          <w:t>Fraver</w:t>
        </w:r>
        <w:proofErr w:type="spellEnd"/>
        <w:r w:rsidRPr="002A7C0F">
          <w:t xml:space="preserve">, and B.J. </w:t>
        </w:r>
        <w:proofErr w:type="spellStart"/>
        <w:r w:rsidRPr="002A7C0F">
          <w:t>Palik</w:t>
        </w:r>
        <w:proofErr w:type="spellEnd"/>
        <w:r w:rsidRPr="002A7C0F">
          <w:t xml:space="preserve">. 2011. Forest management for mitigation and adaptation: insights from long-term </w:t>
        </w:r>
        <w:proofErr w:type="spellStart"/>
        <w:r w:rsidRPr="002A7C0F">
          <w:t>silvicultural</w:t>
        </w:r>
        <w:proofErr w:type="spellEnd"/>
        <w:r w:rsidRPr="002A7C0F">
          <w:t xml:space="preserve"> experiments. </w:t>
        </w:r>
        <w:r w:rsidRPr="002A7C0F">
          <w:rPr>
            <w:i/>
          </w:rPr>
          <w:t xml:space="preserve">Forest Ecology and Management </w:t>
        </w:r>
        <w:r w:rsidRPr="002A7C0F">
          <w:t>262: 803-816.</w:t>
        </w:r>
      </w:ins>
    </w:p>
    <w:p w:rsidR="00213E5F" w:rsidRPr="002A7C0F" w:rsidRDefault="00213E5F" w:rsidP="00213E5F">
      <w:pPr>
        <w:ind w:left="360" w:hanging="360"/>
        <w:rPr>
          <w:ins w:id="49" w:author="Nathan Rutenbeck" w:date="2013-10-20T11:24:00Z"/>
        </w:rPr>
      </w:pPr>
      <w:proofErr w:type="spellStart"/>
      <w:ins w:id="50" w:author="Nathan Rutenbeck" w:date="2013-10-20T11:24:00Z">
        <w:r w:rsidRPr="002A7C0F">
          <w:t>Fraver</w:t>
        </w:r>
        <w:proofErr w:type="spellEnd"/>
        <w:r w:rsidRPr="002A7C0F">
          <w:t xml:space="preserve">, S., A.S. White, and R.S. Seymour. 2009. Natural disturbance in an old-growth landscape in northern Maine, USA. </w:t>
        </w:r>
        <w:r w:rsidRPr="002A7C0F">
          <w:rPr>
            <w:i/>
          </w:rPr>
          <w:t xml:space="preserve">Journal of Ecology </w:t>
        </w:r>
        <w:r w:rsidRPr="002A7C0F">
          <w:t>97: 289-298.</w:t>
        </w:r>
      </w:ins>
    </w:p>
    <w:p w:rsidR="00213E5F" w:rsidRPr="002A7C0F" w:rsidRDefault="00213E5F" w:rsidP="00213E5F">
      <w:pPr>
        <w:ind w:left="360" w:hanging="360"/>
        <w:rPr>
          <w:ins w:id="51" w:author="Nathan Rutenbeck" w:date="2013-10-20T11:24:00Z"/>
        </w:rPr>
      </w:pPr>
      <w:proofErr w:type="spellStart"/>
      <w:ins w:id="52" w:author="Nathan Rutenbeck" w:date="2013-10-20T11:24:00Z">
        <w:r w:rsidRPr="002A7C0F">
          <w:t>Fraver</w:t>
        </w:r>
        <w:proofErr w:type="spellEnd"/>
        <w:r w:rsidRPr="002A7C0F">
          <w:t>, S. and A.S. White. 2005</w:t>
        </w:r>
        <w:r w:rsidRPr="002A7C0F">
          <w:rPr>
            <w:i/>
          </w:rPr>
          <w:t>.</w:t>
        </w:r>
        <w:r w:rsidRPr="002A7C0F">
          <w:t xml:space="preserve"> Disturbance dynamics of old-growth </w:t>
        </w:r>
        <w:proofErr w:type="spellStart"/>
        <w:r w:rsidRPr="002A7C0F">
          <w:rPr>
            <w:i/>
          </w:rPr>
          <w:t>Picea</w:t>
        </w:r>
        <w:proofErr w:type="spellEnd"/>
        <w:r w:rsidRPr="002A7C0F">
          <w:rPr>
            <w:i/>
          </w:rPr>
          <w:t xml:space="preserve"> </w:t>
        </w:r>
        <w:proofErr w:type="spellStart"/>
        <w:proofErr w:type="gramStart"/>
        <w:r w:rsidRPr="002A7C0F">
          <w:rPr>
            <w:i/>
          </w:rPr>
          <w:t>rubens</w:t>
        </w:r>
        <w:proofErr w:type="spellEnd"/>
        <w:proofErr w:type="gramEnd"/>
        <w:r w:rsidRPr="002A7C0F">
          <w:t xml:space="preserve"> forests of northern Maine. </w:t>
        </w:r>
        <w:r w:rsidRPr="002A7C0F">
          <w:rPr>
            <w:i/>
          </w:rPr>
          <w:t xml:space="preserve">Journal of Vegetation Science </w:t>
        </w:r>
        <w:r w:rsidRPr="002A7C0F">
          <w:t>16: 597-610</w:t>
        </w:r>
        <w:r w:rsidRPr="002A7C0F">
          <w:rPr>
            <w:i/>
          </w:rPr>
          <w:t>.</w:t>
        </w:r>
      </w:ins>
    </w:p>
    <w:p w:rsidR="00213E5F" w:rsidRPr="002A7C0F" w:rsidRDefault="00213E5F" w:rsidP="00213E5F">
      <w:pPr>
        <w:ind w:left="360" w:hanging="360"/>
        <w:rPr>
          <w:ins w:id="53" w:author="Nathan Rutenbeck" w:date="2013-10-20T11:24:00Z"/>
          <w:spacing w:val="-3"/>
        </w:rPr>
      </w:pPr>
      <w:proofErr w:type="spellStart"/>
      <w:ins w:id="54" w:author="Nathan Rutenbeck" w:date="2013-10-20T11:24:00Z">
        <w:r w:rsidRPr="002A7C0F">
          <w:t>Fraver</w:t>
        </w:r>
        <w:proofErr w:type="spellEnd"/>
        <w:r w:rsidRPr="002A7C0F">
          <w:t>, S. and A.S. White. 2005</w:t>
        </w:r>
        <w:r w:rsidRPr="002A7C0F">
          <w:rPr>
            <w:i/>
          </w:rPr>
          <w:t>.</w:t>
        </w:r>
        <w:r w:rsidRPr="002A7C0F">
          <w:t xml:space="preserve"> </w:t>
        </w:r>
        <w:r w:rsidRPr="002A7C0F">
          <w:rPr>
            <w:color w:val="000000"/>
          </w:rPr>
          <w:t xml:space="preserve">Identifying growth releases in </w:t>
        </w:r>
        <w:proofErr w:type="spellStart"/>
        <w:r w:rsidRPr="002A7C0F">
          <w:rPr>
            <w:color w:val="000000"/>
          </w:rPr>
          <w:t>dendrochronological</w:t>
        </w:r>
        <w:proofErr w:type="spellEnd"/>
        <w:r w:rsidRPr="002A7C0F">
          <w:rPr>
            <w:color w:val="000000"/>
          </w:rPr>
          <w:t xml:space="preserve"> studies of forest disturbance. </w:t>
        </w:r>
        <w:r w:rsidRPr="002A7C0F">
          <w:rPr>
            <w:i/>
            <w:spacing w:val="-3"/>
          </w:rPr>
          <w:t>Canadian Journal of Forest</w:t>
        </w:r>
        <w:r w:rsidRPr="002A7C0F">
          <w:rPr>
            <w:spacing w:val="-3"/>
          </w:rPr>
          <w:t xml:space="preserve"> </w:t>
        </w:r>
        <w:r w:rsidRPr="002A7C0F">
          <w:rPr>
            <w:i/>
            <w:spacing w:val="-3"/>
          </w:rPr>
          <w:t xml:space="preserve">Research </w:t>
        </w:r>
        <w:r w:rsidRPr="002A7C0F">
          <w:rPr>
            <w:spacing w:val="-3"/>
          </w:rPr>
          <w:t>35(7): 1648-1656</w:t>
        </w:r>
        <w:r w:rsidRPr="002A7C0F">
          <w:rPr>
            <w:i/>
            <w:spacing w:val="-3"/>
          </w:rPr>
          <w:t>.</w:t>
        </w:r>
      </w:ins>
    </w:p>
    <w:p w:rsidR="00213E5F" w:rsidRPr="002A7C0F" w:rsidRDefault="00213E5F" w:rsidP="00213E5F">
      <w:pPr>
        <w:autoSpaceDE w:val="0"/>
        <w:autoSpaceDN w:val="0"/>
        <w:adjustRightInd w:val="0"/>
        <w:rPr>
          <w:ins w:id="55" w:author="Nathan Rutenbeck" w:date="2013-10-20T11:24:00Z"/>
          <w:bCs/>
        </w:rPr>
      </w:pPr>
    </w:p>
    <w:p w:rsidR="00213E5F" w:rsidRPr="009E1FF1" w:rsidRDefault="00213E5F" w:rsidP="009E1FF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rPr>
          <w:rFonts w:ascii="Garamond" w:hAnsi="Garamond"/>
        </w:rPr>
      </w:pPr>
    </w:p>
    <w:sectPr w:rsidR="00213E5F" w:rsidRPr="009E1FF1" w:rsidSect="00325A7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F92" w:rsidRDefault="007B4F92" w:rsidP="003D24D1">
      <w:r>
        <w:separator/>
      </w:r>
    </w:p>
  </w:endnote>
  <w:endnote w:type="continuationSeparator" w:id="0">
    <w:p w:rsidR="007B4F92" w:rsidRDefault="007B4F92" w:rsidP="003D2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F92" w:rsidRDefault="007B4F92" w:rsidP="003D24D1">
      <w:r>
        <w:separator/>
      </w:r>
    </w:p>
  </w:footnote>
  <w:footnote w:type="continuationSeparator" w:id="0">
    <w:p w:rsidR="007B4F92" w:rsidRDefault="007B4F92" w:rsidP="003D24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C7F" w:rsidRDefault="00853C7F">
    <w:pPr>
      <w:pStyle w:val="Header"/>
      <w:jc w:val="right"/>
    </w:pPr>
    <w:r>
      <w:rPr>
        <w:rFonts w:asciiTheme="minorHAnsi" w:hAnsiTheme="minorHAnsi"/>
        <w:i/>
      </w:rPr>
      <w:t xml:space="preserve">Seymour NSRC 2013: managing forests for complexity </w:t>
    </w:r>
    <w:sdt>
      <w:sdtPr>
        <w:id w:val="8158010"/>
        <w:docPartObj>
          <w:docPartGallery w:val="Page Numbers (Top of Page)"/>
          <w:docPartUnique/>
        </w:docPartObj>
      </w:sdtPr>
      <w:sdtEndPr/>
      <w:sdtContent>
        <w:r w:rsidR="00B019D6">
          <w:fldChar w:fldCharType="begin"/>
        </w:r>
        <w:r w:rsidR="00B019D6">
          <w:instrText xml:space="preserve"> PAGE   \* MERGEFORMAT </w:instrText>
        </w:r>
        <w:r w:rsidR="00B019D6">
          <w:fldChar w:fldCharType="separate"/>
        </w:r>
        <w:r w:rsidR="00B31372">
          <w:rPr>
            <w:noProof/>
          </w:rPr>
          <w:t>2</w:t>
        </w:r>
        <w:r w:rsidR="00B019D6">
          <w:rPr>
            <w:noProof/>
          </w:rPr>
          <w:fldChar w:fldCharType="end"/>
        </w:r>
      </w:sdtContent>
    </w:sdt>
  </w:p>
  <w:p w:rsidR="00853C7F" w:rsidRPr="003D24D1" w:rsidRDefault="00853C7F" w:rsidP="003D24D1">
    <w:pPr>
      <w:pStyle w:val="Header"/>
      <w:jc w:val="right"/>
      <w:rPr>
        <w:rFonts w:asciiTheme="minorHAnsi" w:hAnsiTheme="minorHAnsi"/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5376E"/>
    <w:multiLevelType w:val="hybridMultilevel"/>
    <w:tmpl w:val="02DE7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7F60EB"/>
    <w:multiLevelType w:val="hybridMultilevel"/>
    <w:tmpl w:val="A7167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162FD"/>
    <w:multiLevelType w:val="hybridMultilevel"/>
    <w:tmpl w:val="898E9A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8087198"/>
    <w:multiLevelType w:val="hybridMultilevel"/>
    <w:tmpl w:val="5DD8B096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4">
    <w:nsid w:val="34C9456F"/>
    <w:multiLevelType w:val="hybridMultilevel"/>
    <w:tmpl w:val="1102B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EB0659"/>
    <w:multiLevelType w:val="hybridMultilevel"/>
    <w:tmpl w:val="44F4CE1E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6">
    <w:nsid w:val="3B9C1A8B"/>
    <w:multiLevelType w:val="hybridMultilevel"/>
    <w:tmpl w:val="1D36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981EB7"/>
    <w:multiLevelType w:val="hybridMultilevel"/>
    <w:tmpl w:val="AFCA6ECA"/>
    <w:lvl w:ilvl="0" w:tplc="AA5860C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8BB72A1"/>
    <w:multiLevelType w:val="hybridMultilevel"/>
    <w:tmpl w:val="60B2F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855627"/>
    <w:multiLevelType w:val="hybridMultilevel"/>
    <w:tmpl w:val="D4FA34BC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8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athan Rutenbeck">
    <w15:presenceInfo w15:providerId="Windows Live" w15:userId="85f917bae3d0e5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EC0"/>
    <w:rsid w:val="0000226F"/>
    <w:rsid w:val="00020D1D"/>
    <w:rsid w:val="0002343E"/>
    <w:rsid w:val="00031B8D"/>
    <w:rsid w:val="00032486"/>
    <w:rsid w:val="000502A7"/>
    <w:rsid w:val="00092F90"/>
    <w:rsid w:val="000A296C"/>
    <w:rsid w:val="000A424B"/>
    <w:rsid w:val="000B3422"/>
    <w:rsid w:val="000D11E9"/>
    <w:rsid w:val="000E1541"/>
    <w:rsid w:val="000E2AE6"/>
    <w:rsid w:val="000F646A"/>
    <w:rsid w:val="000F7D8A"/>
    <w:rsid w:val="00107A6B"/>
    <w:rsid w:val="00146E15"/>
    <w:rsid w:val="001708AE"/>
    <w:rsid w:val="001E6D2E"/>
    <w:rsid w:val="00205C69"/>
    <w:rsid w:val="00213E5F"/>
    <w:rsid w:val="0022050D"/>
    <w:rsid w:val="00232547"/>
    <w:rsid w:val="00232DCB"/>
    <w:rsid w:val="002379DB"/>
    <w:rsid w:val="0024708E"/>
    <w:rsid w:val="00291B2B"/>
    <w:rsid w:val="00294739"/>
    <w:rsid w:val="002C45CA"/>
    <w:rsid w:val="002F798E"/>
    <w:rsid w:val="003231FA"/>
    <w:rsid w:val="00325A7A"/>
    <w:rsid w:val="00340BF3"/>
    <w:rsid w:val="003468D5"/>
    <w:rsid w:val="00353F3D"/>
    <w:rsid w:val="003859B4"/>
    <w:rsid w:val="00386C93"/>
    <w:rsid w:val="003A6C4D"/>
    <w:rsid w:val="003D24D1"/>
    <w:rsid w:val="003D4130"/>
    <w:rsid w:val="003F1CA3"/>
    <w:rsid w:val="00402742"/>
    <w:rsid w:val="00406BF7"/>
    <w:rsid w:val="00430147"/>
    <w:rsid w:val="004528BE"/>
    <w:rsid w:val="00457321"/>
    <w:rsid w:val="00473EC0"/>
    <w:rsid w:val="00484303"/>
    <w:rsid w:val="00495BE5"/>
    <w:rsid w:val="004A40C0"/>
    <w:rsid w:val="004C4B19"/>
    <w:rsid w:val="004D07C1"/>
    <w:rsid w:val="004D1635"/>
    <w:rsid w:val="00507842"/>
    <w:rsid w:val="00535248"/>
    <w:rsid w:val="00550E6B"/>
    <w:rsid w:val="0056251C"/>
    <w:rsid w:val="00570928"/>
    <w:rsid w:val="005724DB"/>
    <w:rsid w:val="00587038"/>
    <w:rsid w:val="005B0384"/>
    <w:rsid w:val="005C3261"/>
    <w:rsid w:val="005C4BCC"/>
    <w:rsid w:val="005E04AD"/>
    <w:rsid w:val="005E08DF"/>
    <w:rsid w:val="00611A22"/>
    <w:rsid w:val="00631A4F"/>
    <w:rsid w:val="00675686"/>
    <w:rsid w:val="006808A6"/>
    <w:rsid w:val="006A105F"/>
    <w:rsid w:val="006A70E9"/>
    <w:rsid w:val="006A7B9F"/>
    <w:rsid w:val="006B1634"/>
    <w:rsid w:val="006B6954"/>
    <w:rsid w:val="00707196"/>
    <w:rsid w:val="00727AF0"/>
    <w:rsid w:val="00733F2D"/>
    <w:rsid w:val="007742DE"/>
    <w:rsid w:val="00783C21"/>
    <w:rsid w:val="0079559B"/>
    <w:rsid w:val="007A672A"/>
    <w:rsid w:val="007B31A5"/>
    <w:rsid w:val="007B4F92"/>
    <w:rsid w:val="007C5284"/>
    <w:rsid w:val="007C57A0"/>
    <w:rsid w:val="007D191A"/>
    <w:rsid w:val="007E7779"/>
    <w:rsid w:val="008138B0"/>
    <w:rsid w:val="00824B22"/>
    <w:rsid w:val="00842DBE"/>
    <w:rsid w:val="00852A7E"/>
    <w:rsid w:val="00853C7F"/>
    <w:rsid w:val="00876FF5"/>
    <w:rsid w:val="00877B04"/>
    <w:rsid w:val="00885B01"/>
    <w:rsid w:val="00887332"/>
    <w:rsid w:val="00891B4A"/>
    <w:rsid w:val="008B7129"/>
    <w:rsid w:val="008C3B35"/>
    <w:rsid w:val="008F29B2"/>
    <w:rsid w:val="008F2A8F"/>
    <w:rsid w:val="00917001"/>
    <w:rsid w:val="009356E3"/>
    <w:rsid w:val="00945F28"/>
    <w:rsid w:val="00976A34"/>
    <w:rsid w:val="00977B14"/>
    <w:rsid w:val="00985AA2"/>
    <w:rsid w:val="00987FC8"/>
    <w:rsid w:val="009D5945"/>
    <w:rsid w:val="009D7B89"/>
    <w:rsid w:val="009E1FF1"/>
    <w:rsid w:val="00A2657C"/>
    <w:rsid w:val="00A34D79"/>
    <w:rsid w:val="00A47E73"/>
    <w:rsid w:val="00A52509"/>
    <w:rsid w:val="00A8169F"/>
    <w:rsid w:val="00AA7618"/>
    <w:rsid w:val="00AB6065"/>
    <w:rsid w:val="00AB674C"/>
    <w:rsid w:val="00AD2738"/>
    <w:rsid w:val="00AE74F2"/>
    <w:rsid w:val="00AF137D"/>
    <w:rsid w:val="00AF1436"/>
    <w:rsid w:val="00B019D6"/>
    <w:rsid w:val="00B31372"/>
    <w:rsid w:val="00B361D5"/>
    <w:rsid w:val="00B3657C"/>
    <w:rsid w:val="00B4249C"/>
    <w:rsid w:val="00B51A26"/>
    <w:rsid w:val="00B57140"/>
    <w:rsid w:val="00B572F4"/>
    <w:rsid w:val="00B63EB9"/>
    <w:rsid w:val="00B65473"/>
    <w:rsid w:val="00B76EDD"/>
    <w:rsid w:val="00BA6712"/>
    <w:rsid w:val="00BC7A75"/>
    <w:rsid w:val="00BD27AC"/>
    <w:rsid w:val="00BF1C7D"/>
    <w:rsid w:val="00C32877"/>
    <w:rsid w:val="00C768A8"/>
    <w:rsid w:val="00C802C1"/>
    <w:rsid w:val="00C97F54"/>
    <w:rsid w:val="00CA5018"/>
    <w:rsid w:val="00CB060A"/>
    <w:rsid w:val="00D27428"/>
    <w:rsid w:val="00D364EA"/>
    <w:rsid w:val="00D42E18"/>
    <w:rsid w:val="00D91DB0"/>
    <w:rsid w:val="00DA22FC"/>
    <w:rsid w:val="00DA66A7"/>
    <w:rsid w:val="00DB53EA"/>
    <w:rsid w:val="00DB71AD"/>
    <w:rsid w:val="00DF00AE"/>
    <w:rsid w:val="00E12E39"/>
    <w:rsid w:val="00E30FA7"/>
    <w:rsid w:val="00E4151A"/>
    <w:rsid w:val="00E468A3"/>
    <w:rsid w:val="00E54A51"/>
    <w:rsid w:val="00E6093A"/>
    <w:rsid w:val="00E625D0"/>
    <w:rsid w:val="00E71434"/>
    <w:rsid w:val="00E92ADA"/>
    <w:rsid w:val="00EB58F1"/>
    <w:rsid w:val="00EB6E34"/>
    <w:rsid w:val="00EC691A"/>
    <w:rsid w:val="00ED77E7"/>
    <w:rsid w:val="00F000C2"/>
    <w:rsid w:val="00F000E6"/>
    <w:rsid w:val="00F168DC"/>
    <w:rsid w:val="00F5629A"/>
    <w:rsid w:val="00F612A3"/>
    <w:rsid w:val="00F76114"/>
    <w:rsid w:val="00FD52AF"/>
    <w:rsid w:val="00FF63B0"/>
    <w:rsid w:val="00FF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FC6927-0998-437B-9B81-7F74B568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3EC0"/>
    <w:pPr>
      <w:spacing w:after="0" w:line="240" w:lineRule="auto"/>
    </w:pPr>
    <w:rPr>
      <w:rFonts w:ascii="Helvetica" w:eastAsia="Helvetica" w:hAnsi="Helvetic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EC0"/>
    <w:pPr>
      <w:ind w:left="720"/>
      <w:contextualSpacing/>
    </w:pPr>
  </w:style>
  <w:style w:type="paragraph" w:customStyle="1" w:styleId="Default">
    <w:name w:val="Default"/>
    <w:rsid w:val="00473EC0"/>
    <w:pPr>
      <w:autoSpaceDE w:val="0"/>
      <w:autoSpaceDN w:val="0"/>
      <w:adjustRightInd w:val="0"/>
      <w:spacing w:after="0" w:line="240" w:lineRule="auto"/>
    </w:pPr>
    <w:rPr>
      <w:rFonts w:ascii="Times New Roman" w:eastAsia="Helvetica" w:hAnsi="Times New Roman" w:cs="Times New Roman"/>
      <w:color w:val="000000"/>
      <w:sz w:val="24"/>
      <w:szCs w:val="24"/>
    </w:rPr>
  </w:style>
  <w:style w:type="character" w:styleId="Hyperlink">
    <w:name w:val="Hyperlink"/>
    <w:rsid w:val="00ED77E7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rsid w:val="00ED77E7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/>
      <w:jc w:val="both"/>
      <w:outlineLvl w:val="0"/>
    </w:pPr>
    <w:rPr>
      <w:rFonts w:ascii="Tahoma" w:eastAsia="Times New Roman" w:hAnsi="Tahoma"/>
      <w:snapToGrid w:val="0"/>
      <w:sz w:val="22"/>
    </w:rPr>
  </w:style>
  <w:style w:type="character" w:customStyle="1" w:styleId="BodyTextIndent2Char">
    <w:name w:val="Body Text Indent 2 Char"/>
    <w:basedOn w:val="DefaultParagraphFont"/>
    <w:link w:val="BodyTextIndent2"/>
    <w:rsid w:val="00ED77E7"/>
    <w:rPr>
      <w:rFonts w:ascii="Tahoma" w:eastAsia="Times New Roman" w:hAnsi="Tahoma" w:cs="Times New Roman"/>
      <w:snapToGrid w:val="0"/>
      <w:szCs w:val="20"/>
    </w:rPr>
  </w:style>
  <w:style w:type="table" w:styleId="TableGrid">
    <w:name w:val="Table Grid"/>
    <w:basedOn w:val="TableNormal"/>
    <w:uiPriority w:val="59"/>
    <w:rsid w:val="004C4B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3D24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D24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4D1"/>
    <w:rPr>
      <w:rFonts w:ascii="Helvetica" w:eastAsia="Helvetica" w:hAnsi="Helvetica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3D24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4D1"/>
    <w:rPr>
      <w:rFonts w:ascii="Helvetica" w:eastAsia="Helvetica" w:hAnsi="Helvetica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B35"/>
    <w:rPr>
      <w:rFonts w:ascii="Tahoma" w:eastAsia="Helvetica" w:hAnsi="Tahoma" w:cs="Tahoma"/>
      <w:sz w:val="16"/>
      <w:szCs w:val="16"/>
    </w:rPr>
  </w:style>
  <w:style w:type="character" w:customStyle="1" w:styleId="titleofwork">
    <w:name w:val="titleofwork"/>
    <w:basedOn w:val="DefaultParagraphFont"/>
    <w:rsid w:val="002F798E"/>
  </w:style>
  <w:style w:type="character" w:styleId="CommentReference">
    <w:name w:val="annotation reference"/>
    <w:basedOn w:val="DefaultParagraphFont"/>
    <w:uiPriority w:val="99"/>
    <w:semiHidden/>
    <w:unhideWhenUsed/>
    <w:rsid w:val="00987F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7FC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7FC8"/>
    <w:rPr>
      <w:rFonts w:ascii="Helvetica" w:eastAsia="Helvetica" w:hAnsi="Helvetic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7F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7FC8"/>
    <w:rPr>
      <w:rFonts w:ascii="Helvetica" w:eastAsia="Helvetica" w:hAnsi="Helvetica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27AF0"/>
    <w:pPr>
      <w:spacing w:after="0" w:line="240" w:lineRule="auto"/>
    </w:pPr>
    <w:rPr>
      <w:rFonts w:ascii="Helvetica" w:eastAsia="Helvetica" w:hAnsi="Helvetica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8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3011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55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0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918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463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2857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376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0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324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84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9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387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1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473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484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7476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304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4094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2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50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0671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039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3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261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018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0941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2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3871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210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4962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139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368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035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9838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6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1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588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3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4498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1629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4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144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6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921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37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7901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257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8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00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2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5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6663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62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868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eymour@maine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0E204A-109C-42F5-BA4E-297F89F69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</TotalTime>
  <Pages>9</Pages>
  <Words>3392</Words>
  <Characters>19338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nutting</dc:creator>
  <cp:lastModifiedBy>Nathan Rutenbeck</cp:lastModifiedBy>
  <cp:revision>4</cp:revision>
  <cp:lastPrinted>2013-10-16T15:49:00Z</cp:lastPrinted>
  <dcterms:created xsi:type="dcterms:W3CDTF">2013-10-20T19:28:00Z</dcterms:created>
  <dcterms:modified xsi:type="dcterms:W3CDTF">2013-10-22T01:40:00Z</dcterms:modified>
</cp:coreProperties>
</file>