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3EC0" w:rsidRPr="0092497F" w:rsidRDefault="00473EC0" w:rsidP="00473EC0">
      <w:pPr>
        <w:ind w:left="720" w:hanging="720"/>
        <w:rPr>
          <w:rFonts w:ascii="Garamond" w:hAnsi="Garamond"/>
          <w:color w:val="000000"/>
          <w:sz w:val="28"/>
        </w:rPr>
      </w:pPr>
      <w:r w:rsidRPr="0092497F">
        <w:rPr>
          <w:rFonts w:ascii="Garamond" w:hAnsi="Garamond"/>
          <w:b/>
          <w:color w:val="000000"/>
          <w:sz w:val="28"/>
        </w:rPr>
        <w:t>NSRC THEME 3: Forest Productivity and Forest Products</w:t>
      </w:r>
    </w:p>
    <w:p w:rsidR="00473EC0" w:rsidRPr="0092497F" w:rsidRDefault="00473EC0" w:rsidP="00473EC0">
      <w:pPr>
        <w:ind w:left="720" w:hanging="720"/>
        <w:rPr>
          <w:rFonts w:ascii="Garamond" w:hAnsi="Garamond"/>
          <w:b/>
          <w:color w:val="000000"/>
          <w:sz w:val="28"/>
        </w:rPr>
      </w:pPr>
    </w:p>
    <w:p w:rsidR="00473EC0" w:rsidRPr="0092497F" w:rsidRDefault="00473EC0" w:rsidP="00473EC0">
      <w:pPr>
        <w:ind w:left="720" w:hanging="720"/>
        <w:rPr>
          <w:rFonts w:ascii="Garamond" w:hAnsi="Garamond"/>
          <w:b/>
          <w:color w:val="000000"/>
          <w:sz w:val="28"/>
        </w:rPr>
      </w:pPr>
      <w:r w:rsidRPr="0092497F">
        <w:rPr>
          <w:rFonts w:ascii="Garamond" w:hAnsi="Garamond"/>
          <w:b/>
          <w:color w:val="000000"/>
          <w:sz w:val="28"/>
        </w:rPr>
        <w:t xml:space="preserve">PROJECT TITLE: </w:t>
      </w:r>
      <w:r w:rsidR="008C3B35">
        <w:rPr>
          <w:rFonts w:ascii="Garamond" w:hAnsi="Garamond"/>
          <w:b/>
          <w:color w:val="000000"/>
          <w:sz w:val="28"/>
        </w:rPr>
        <w:t>M</w:t>
      </w:r>
      <w:r>
        <w:rPr>
          <w:rFonts w:ascii="Garamond" w:hAnsi="Garamond"/>
          <w:b/>
          <w:color w:val="000000"/>
          <w:sz w:val="28"/>
        </w:rPr>
        <w:t xml:space="preserve">anaging for complexity in the Acadian Forest: </w:t>
      </w:r>
      <w:r w:rsidR="008C3B35">
        <w:rPr>
          <w:rFonts w:ascii="Garamond" w:hAnsi="Garamond"/>
          <w:b/>
          <w:color w:val="000000"/>
          <w:sz w:val="28"/>
        </w:rPr>
        <w:t xml:space="preserve">influence of </w:t>
      </w:r>
      <w:r w:rsidR="00887332">
        <w:rPr>
          <w:rFonts w:ascii="Garamond" w:hAnsi="Garamond"/>
          <w:b/>
          <w:color w:val="000000"/>
          <w:sz w:val="28"/>
        </w:rPr>
        <w:t xml:space="preserve">natural disturbance based </w:t>
      </w:r>
      <w:r w:rsidR="008C3B35">
        <w:rPr>
          <w:rFonts w:ascii="Garamond" w:hAnsi="Garamond"/>
          <w:b/>
          <w:color w:val="000000"/>
          <w:sz w:val="28"/>
        </w:rPr>
        <w:t xml:space="preserve">expanding-gap </w:t>
      </w:r>
      <w:proofErr w:type="spellStart"/>
      <w:r w:rsidR="008C3B35">
        <w:rPr>
          <w:rFonts w:ascii="Garamond" w:hAnsi="Garamond"/>
          <w:b/>
          <w:color w:val="000000"/>
          <w:sz w:val="28"/>
        </w:rPr>
        <w:t>silviculture</w:t>
      </w:r>
      <w:proofErr w:type="spellEnd"/>
      <w:r w:rsidR="008C3B35">
        <w:rPr>
          <w:rFonts w:ascii="Garamond" w:hAnsi="Garamond"/>
          <w:b/>
          <w:color w:val="000000"/>
          <w:sz w:val="28"/>
        </w:rPr>
        <w:t xml:space="preserve"> on </w:t>
      </w:r>
      <w:r w:rsidR="00887332">
        <w:rPr>
          <w:rFonts w:ascii="Garamond" w:hAnsi="Garamond"/>
          <w:b/>
          <w:color w:val="000000"/>
          <w:sz w:val="28"/>
        </w:rPr>
        <w:t xml:space="preserve">stand </w:t>
      </w:r>
      <w:r w:rsidR="008C3B35">
        <w:rPr>
          <w:rFonts w:ascii="Garamond" w:hAnsi="Garamond"/>
          <w:b/>
          <w:color w:val="000000"/>
          <w:sz w:val="28"/>
        </w:rPr>
        <w:t>productivity</w:t>
      </w:r>
      <w:r w:rsidR="00887332">
        <w:rPr>
          <w:rFonts w:ascii="Garamond" w:hAnsi="Garamond"/>
          <w:b/>
          <w:color w:val="000000"/>
          <w:sz w:val="28"/>
        </w:rPr>
        <w:t xml:space="preserve"> </w:t>
      </w:r>
      <w:r w:rsidR="008C3B35">
        <w:rPr>
          <w:rFonts w:ascii="Garamond" w:hAnsi="Garamond"/>
          <w:b/>
          <w:color w:val="000000"/>
          <w:sz w:val="28"/>
        </w:rPr>
        <w:t>and regeneration dynamic</w:t>
      </w:r>
      <w:r w:rsidR="00887332">
        <w:rPr>
          <w:rFonts w:ascii="Garamond" w:hAnsi="Garamond"/>
          <w:b/>
          <w:color w:val="000000"/>
          <w:sz w:val="28"/>
        </w:rPr>
        <w:t>s</w:t>
      </w:r>
      <w:r w:rsidR="008C3B35">
        <w:rPr>
          <w:rFonts w:ascii="Garamond" w:hAnsi="Garamond"/>
          <w:b/>
          <w:color w:val="000000"/>
          <w:sz w:val="28"/>
        </w:rPr>
        <w:t xml:space="preserve"> 20 years after two harvest entries. </w:t>
      </w:r>
    </w:p>
    <w:p w:rsidR="00473EC0" w:rsidRPr="00F43AEB" w:rsidRDefault="00473EC0" w:rsidP="00473EC0">
      <w:pPr>
        <w:pStyle w:val="ListParagraph"/>
        <w:ind w:left="0"/>
        <w:rPr>
          <w:rFonts w:ascii="Garamond" w:hAnsi="Garamond"/>
          <w:b/>
        </w:rPr>
      </w:pPr>
    </w:p>
    <w:p w:rsidR="008C3B35" w:rsidRDefault="00473EC0" w:rsidP="00473EC0">
      <w:pPr>
        <w:pStyle w:val="ListParagraph"/>
        <w:ind w:left="0"/>
        <w:rPr>
          <w:rFonts w:ascii="Garamond" w:hAnsi="Garamond"/>
          <w:sz w:val="28"/>
        </w:rPr>
      </w:pPr>
      <w:r w:rsidRPr="000A4BFE">
        <w:rPr>
          <w:rFonts w:ascii="Garamond" w:hAnsi="Garamond"/>
          <w:b/>
          <w:sz w:val="28"/>
        </w:rPr>
        <w:t>PRINCIPAL INVESTIGATOR AND CONTACT INFORMATION:</w:t>
      </w:r>
      <w:r w:rsidRPr="000A4BFE">
        <w:rPr>
          <w:rFonts w:ascii="Garamond" w:hAnsi="Garamond"/>
          <w:b/>
          <w:sz w:val="28"/>
        </w:rPr>
        <w:cr/>
      </w:r>
      <w:r w:rsidRPr="000A4BFE">
        <w:rPr>
          <w:rFonts w:ascii="Garamond" w:hAnsi="Garamond"/>
          <w:b/>
          <w:sz w:val="28"/>
        </w:rPr>
        <w:cr/>
        <w:t>Lead Principal Investigator:</w:t>
      </w:r>
      <w:r>
        <w:rPr>
          <w:rFonts w:ascii="Garamond" w:hAnsi="Garamond"/>
          <w:sz w:val="28"/>
        </w:rPr>
        <w:t xml:space="preserve"> Robert S. Seymour,</w:t>
      </w:r>
      <w:r w:rsidRPr="000A4BFE">
        <w:rPr>
          <w:rFonts w:ascii="Garamond" w:hAnsi="Garamond"/>
          <w:sz w:val="28"/>
        </w:rPr>
        <w:t xml:space="preserve"> </w:t>
      </w:r>
      <w:r w:rsidR="00ED77E7" w:rsidRPr="000A4BFE">
        <w:rPr>
          <w:rFonts w:ascii="Garamond" w:hAnsi="Garamond"/>
          <w:sz w:val="28"/>
        </w:rPr>
        <w:t xml:space="preserve">Curtis Hutchins Professor of Forest Resources (Quantitative </w:t>
      </w:r>
      <w:proofErr w:type="spellStart"/>
      <w:r w:rsidR="00ED77E7" w:rsidRPr="000A4BFE">
        <w:rPr>
          <w:rFonts w:ascii="Garamond" w:hAnsi="Garamond"/>
          <w:sz w:val="28"/>
        </w:rPr>
        <w:t>Silviculture</w:t>
      </w:r>
      <w:proofErr w:type="spellEnd"/>
      <w:r w:rsidR="00ED77E7" w:rsidRPr="000A4BFE">
        <w:rPr>
          <w:rFonts w:ascii="Garamond" w:hAnsi="Garamond"/>
          <w:sz w:val="28"/>
        </w:rPr>
        <w:t xml:space="preserve">), </w:t>
      </w:r>
      <w:r w:rsidRPr="000A4BFE">
        <w:rPr>
          <w:rFonts w:ascii="Garamond" w:hAnsi="Garamond"/>
          <w:sz w:val="28"/>
        </w:rPr>
        <w:t xml:space="preserve">School of Forest Resources, University of Maine, 5755 Nutting Hall, University of Maine, </w:t>
      </w:r>
      <w:proofErr w:type="spellStart"/>
      <w:r w:rsidRPr="000A4BFE">
        <w:rPr>
          <w:rFonts w:ascii="Garamond" w:hAnsi="Garamond"/>
          <w:sz w:val="28"/>
        </w:rPr>
        <w:t>Orono</w:t>
      </w:r>
      <w:proofErr w:type="spellEnd"/>
      <w:r w:rsidRPr="000A4BFE">
        <w:rPr>
          <w:rFonts w:ascii="Garamond" w:hAnsi="Garamond"/>
          <w:sz w:val="28"/>
        </w:rPr>
        <w:t xml:space="preserve">, ME 04469; Tel: 207-944-9534, Fax: 207-581-2875, Email: </w:t>
      </w:r>
      <w:r w:rsidRPr="000A4BFE">
        <w:rPr>
          <w:rFonts w:ascii="Garamond" w:hAnsi="Garamond"/>
          <w:b/>
          <w:sz w:val="28"/>
        </w:rPr>
        <w:t xml:space="preserve"> </w:t>
      </w:r>
      <w:r w:rsidRPr="0056251C">
        <w:rPr>
          <w:rFonts w:ascii="Garamond" w:hAnsi="Garamond"/>
          <w:sz w:val="28"/>
        </w:rPr>
        <w:t>r</w:t>
      </w:r>
      <w:r w:rsidRPr="000A4BFE">
        <w:rPr>
          <w:rFonts w:ascii="Garamond" w:hAnsi="Garamond"/>
          <w:sz w:val="28"/>
        </w:rPr>
        <w:t>seymour@maine.edu.</w:t>
      </w:r>
    </w:p>
    <w:p w:rsidR="00CB060A" w:rsidRDefault="00AF137D" w:rsidP="00473EC0">
      <w:pPr>
        <w:pStyle w:val="ListParagraph"/>
        <w:ind w:left="0"/>
        <w:rPr>
          <w:rFonts w:ascii="Garamond" w:hAnsi="Garamond"/>
          <w:b/>
          <w:sz w:val="28"/>
        </w:rPr>
      </w:pPr>
      <w:r w:rsidRPr="00AF137D">
        <w:rPr>
          <w:rFonts w:ascii="Garamond" w:hAnsi="Garamond"/>
          <w:b/>
          <w:sz w:val="28"/>
        </w:rPr>
        <w:t>Co</w:t>
      </w:r>
      <w:r w:rsidR="00887332">
        <w:rPr>
          <w:rFonts w:ascii="Garamond" w:hAnsi="Garamond"/>
          <w:b/>
          <w:sz w:val="28"/>
        </w:rPr>
        <w:t>-</w:t>
      </w:r>
      <w:r w:rsidR="00CB060A">
        <w:rPr>
          <w:rFonts w:ascii="Garamond" w:hAnsi="Garamond"/>
          <w:b/>
          <w:sz w:val="28"/>
        </w:rPr>
        <w:t>PI</w:t>
      </w:r>
      <w:r w:rsidR="00CB060A">
        <w:rPr>
          <w:rFonts w:ascii="Garamond" w:hAnsi="Garamond"/>
          <w:sz w:val="28"/>
        </w:rPr>
        <w:t xml:space="preserve">: Shawn </w:t>
      </w:r>
      <w:proofErr w:type="spellStart"/>
      <w:r w:rsidR="00CB060A">
        <w:rPr>
          <w:rFonts w:ascii="Garamond" w:hAnsi="Garamond"/>
          <w:sz w:val="28"/>
        </w:rPr>
        <w:t>Fraver</w:t>
      </w:r>
      <w:proofErr w:type="spellEnd"/>
      <w:r w:rsidR="00CB060A">
        <w:rPr>
          <w:rFonts w:ascii="Garamond" w:hAnsi="Garamond"/>
          <w:sz w:val="28"/>
        </w:rPr>
        <w:t>, Assistant Professor of Forest Ecosystem Science</w:t>
      </w:r>
    </w:p>
    <w:p w:rsidR="008C3B35" w:rsidRDefault="00CB060A" w:rsidP="00473EC0">
      <w:pPr>
        <w:pStyle w:val="ListParagraph"/>
        <w:ind w:left="0"/>
        <w:rPr>
          <w:rFonts w:ascii="Garamond" w:hAnsi="Garamond"/>
          <w:sz w:val="28"/>
        </w:rPr>
      </w:pPr>
      <w:r>
        <w:rPr>
          <w:rFonts w:ascii="Garamond" w:hAnsi="Garamond"/>
          <w:b/>
          <w:sz w:val="28"/>
        </w:rPr>
        <w:t>C</w:t>
      </w:r>
      <w:r w:rsidR="0022050D">
        <w:rPr>
          <w:rFonts w:ascii="Garamond" w:hAnsi="Garamond"/>
          <w:b/>
          <w:sz w:val="28"/>
        </w:rPr>
        <w:t>I</w:t>
      </w:r>
      <w:r w:rsidR="0002343E">
        <w:rPr>
          <w:rFonts w:ascii="Garamond" w:hAnsi="Garamond"/>
          <w:b/>
          <w:sz w:val="28"/>
        </w:rPr>
        <w:t>s</w:t>
      </w:r>
      <w:r w:rsidR="00AF137D" w:rsidRPr="00AF137D">
        <w:rPr>
          <w:rFonts w:ascii="Garamond" w:hAnsi="Garamond"/>
          <w:b/>
          <w:sz w:val="28"/>
        </w:rPr>
        <w:t>:</w:t>
      </w:r>
      <w:r>
        <w:rPr>
          <w:rFonts w:ascii="Garamond" w:hAnsi="Garamond"/>
          <w:sz w:val="28"/>
        </w:rPr>
        <w:t xml:space="preserve"> </w:t>
      </w:r>
      <w:r w:rsidR="008C3B35">
        <w:rPr>
          <w:rFonts w:ascii="Garamond" w:hAnsi="Garamond"/>
          <w:sz w:val="28"/>
        </w:rPr>
        <w:t xml:space="preserve">Nathan </w:t>
      </w:r>
      <w:proofErr w:type="spellStart"/>
      <w:r w:rsidR="008C3B35">
        <w:rPr>
          <w:rFonts w:ascii="Garamond" w:hAnsi="Garamond"/>
          <w:sz w:val="28"/>
        </w:rPr>
        <w:t>Rutenbeck</w:t>
      </w:r>
      <w:proofErr w:type="spellEnd"/>
      <w:r w:rsidR="008C3B35">
        <w:rPr>
          <w:rFonts w:ascii="Garamond" w:hAnsi="Garamond"/>
          <w:sz w:val="28"/>
        </w:rPr>
        <w:t xml:space="preserve"> Ph.D. Candidate</w:t>
      </w:r>
      <w:r w:rsidR="0002343E">
        <w:rPr>
          <w:rFonts w:ascii="Garamond" w:hAnsi="Garamond"/>
          <w:sz w:val="28"/>
        </w:rPr>
        <w:t xml:space="preserve">; </w:t>
      </w:r>
      <w:r w:rsidR="008C3B35">
        <w:rPr>
          <w:rFonts w:ascii="Garamond" w:hAnsi="Garamond"/>
          <w:sz w:val="28"/>
        </w:rPr>
        <w:t>David Carter</w:t>
      </w:r>
      <w:r w:rsidR="0022050D">
        <w:rPr>
          <w:rFonts w:ascii="Garamond" w:hAnsi="Garamond"/>
          <w:sz w:val="28"/>
        </w:rPr>
        <w:t>,</w:t>
      </w:r>
      <w:r w:rsidR="008C3B35">
        <w:rPr>
          <w:rFonts w:ascii="Garamond" w:hAnsi="Garamond"/>
          <w:sz w:val="28"/>
        </w:rPr>
        <w:t xml:space="preserve"> M.S. Candidate</w:t>
      </w:r>
    </w:p>
    <w:p w:rsidR="00473EC0" w:rsidRPr="000A4BFE" w:rsidRDefault="00473EC0" w:rsidP="00473EC0">
      <w:pPr>
        <w:pStyle w:val="ListParagraph"/>
        <w:ind w:left="0"/>
        <w:rPr>
          <w:rFonts w:ascii="Garamond" w:hAnsi="Garamond"/>
          <w:b/>
          <w:sz w:val="28"/>
        </w:rPr>
      </w:pPr>
      <w:r w:rsidRPr="000A4BFE">
        <w:rPr>
          <w:rFonts w:ascii="Garamond" w:hAnsi="Garamond"/>
          <w:b/>
          <w:sz w:val="28"/>
        </w:rPr>
        <w:cr/>
        <w:t xml:space="preserve">TOTAL AMOUNT REQUESTED: </w:t>
      </w:r>
    </w:p>
    <w:p w:rsidR="00473EC0" w:rsidRPr="000A4BFE" w:rsidRDefault="00473EC0" w:rsidP="00473EC0">
      <w:pPr>
        <w:pStyle w:val="ListParagraph"/>
        <w:ind w:left="0"/>
        <w:rPr>
          <w:rFonts w:ascii="Garamond" w:hAnsi="Garamond"/>
          <w:b/>
          <w:color w:val="000000"/>
          <w:sz w:val="28"/>
        </w:rPr>
      </w:pPr>
    </w:p>
    <w:p w:rsidR="00473EC0" w:rsidRPr="000A4BFE" w:rsidRDefault="00473EC0" w:rsidP="00473EC0">
      <w:pPr>
        <w:pStyle w:val="ListParagraph"/>
        <w:ind w:left="0"/>
        <w:rPr>
          <w:rFonts w:ascii="Garamond" w:hAnsi="Garamond"/>
          <w:b/>
          <w:color w:val="000000"/>
          <w:sz w:val="28"/>
        </w:rPr>
      </w:pPr>
      <w:r w:rsidRPr="000A4BFE">
        <w:rPr>
          <w:rFonts w:ascii="Garamond" w:hAnsi="Garamond"/>
          <w:b/>
          <w:color w:val="000000"/>
          <w:sz w:val="28"/>
        </w:rPr>
        <w:t>AMOUNT REQUESTED YEAR 1 (201</w:t>
      </w:r>
      <w:r>
        <w:rPr>
          <w:rFonts w:ascii="Garamond" w:hAnsi="Garamond"/>
          <w:b/>
          <w:color w:val="000000"/>
          <w:sz w:val="28"/>
        </w:rPr>
        <w:t>4</w:t>
      </w:r>
      <w:r w:rsidRPr="000A4BFE">
        <w:rPr>
          <w:rFonts w:ascii="Garamond" w:hAnsi="Garamond"/>
          <w:b/>
          <w:color w:val="000000"/>
          <w:sz w:val="28"/>
        </w:rPr>
        <w:t>-201</w:t>
      </w:r>
      <w:r>
        <w:rPr>
          <w:rFonts w:ascii="Garamond" w:hAnsi="Garamond"/>
          <w:b/>
          <w:color w:val="000000"/>
          <w:sz w:val="28"/>
        </w:rPr>
        <w:t xml:space="preserve">5): </w:t>
      </w:r>
      <w:r w:rsidR="003D24D1">
        <w:rPr>
          <w:rFonts w:ascii="Garamond" w:hAnsi="Garamond"/>
          <w:b/>
          <w:color w:val="000000"/>
          <w:sz w:val="28"/>
        </w:rPr>
        <w:t>$28,913</w:t>
      </w:r>
    </w:p>
    <w:p w:rsidR="00473EC0" w:rsidRPr="000A4BFE" w:rsidRDefault="00473EC0" w:rsidP="00473EC0">
      <w:pPr>
        <w:pStyle w:val="ListParagraph"/>
        <w:ind w:left="0"/>
        <w:rPr>
          <w:rFonts w:ascii="Garamond" w:hAnsi="Garamond"/>
          <w:b/>
          <w:color w:val="000000"/>
          <w:sz w:val="28"/>
        </w:rPr>
      </w:pPr>
      <w:r w:rsidRPr="000A4BFE">
        <w:rPr>
          <w:rFonts w:ascii="Garamond" w:hAnsi="Garamond"/>
          <w:b/>
          <w:color w:val="000000"/>
          <w:sz w:val="28"/>
        </w:rPr>
        <w:t xml:space="preserve">AMOUNT REQUESTED YEAR 2 </w:t>
      </w:r>
      <w:r>
        <w:rPr>
          <w:rFonts w:ascii="Garamond" w:hAnsi="Garamond"/>
          <w:b/>
          <w:color w:val="000000"/>
          <w:sz w:val="28"/>
        </w:rPr>
        <w:t>(2015-2016</w:t>
      </w:r>
      <w:r w:rsidRPr="000A4BFE">
        <w:rPr>
          <w:rFonts w:ascii="Garamond" w:hAnsi="Garamond"/>
          <w:b/>
          <w:color w:val="000000"/>
          <w:sz w:val="28"/>
        </w:rPr>
        <w:t>):</w:t>
      </w:r>
      <w:r w:rsidR="00E54A51">
        <w:rPr>
          <w:rFonts w:ascii="Garamond" w:hAnsi="Garamond"/>
          <w:b/>
          <w:color w:val="000000"/>
          <w:sz w:val="28"/>
        </w:rPr>
        <w:t xml:space="preserve"> $18</w:t>
      </w:r>
      <w:r w:rsidR="003D24D1">
        <w:rPr>
          <w:rFonts w:ascii="Garamond" w:hAnsi="Garamond"/>
          <w:b/>
          <w:color w:val="000000"/>
          <w:sz w:val="28"/>
        </w:rPr>
        <w:t>,000</w:t>
      </w:r>
    </w:p>
    <w:p w:rsidR="00473EC0" w:rsidRDefault="00473EC0" w:rsidP="00473EC0">
      <w:pPr>
        <w:pStyle w:val="ListParagraph"/>
        <w:ind w:left="0"/>
        <w:rPr>
          <w:rFonts w:ascii="Garamond" w:hAnsi="Garamond"/>
          <w:b/>
          <w:color w:val="000000"/>
        </w:rPr>
      </w:pPr>
    </w:p>
    <w:p w:rsidR="00473EC0" w:rsidRPr="000A4BFE" w:rsidRDefault="00473EC0" w:rsidP="00473EC0">
      <w:pPr>
        <w:pStyle w:val="Default"/>
        <w:rPr>
          <w:rFonts w:ascii="Garamond" w:hAnsi="Garamond"/>
          <w:b/>
          <w:i/>
          <w:color w:val="auto"/>
          <w:sz w:val="28"/>
          <w:szCs w:val="20"/>
        </w:rPr>
      </w:pPr>
      <w:r w:rsidRPr="000A4BFE">
        <w:rPr>
          <w:rFonts w:ascii="Garamond" w:hAnsi="Garamond"/>
          <w:b/>
          <w:i/>
          <w:color w:val="auto"/>
          <w:sz w:val="28"/>
          <w:szCs w:val="20"/>
        </w:rPr>
        <w:t>Theme 3 Topics Addressed Specifically:</w:t>
      </w:r>
    </w:p>
    <w:p w:rsidR="00325A7A" w:rsidRDefault="00325A7A"/>
    <w:p w:rsidR="00473EC0" w:rsidRPr="006B6954" w:rsidRDefault="00DB71AD">
      <w:pPr>
        <w:rPr>
          <w:rFonts w:ascii="Garamond" w:hAnsi="Garamond"/>
          <w:szCs w:val="24"/>
        </w:rPr>
      </w:pPr>
      <w:r w:rsidRPr="006B6954">
        <w:rPr>
          <w:rFonts w:ascii="Garamond" w:hAnsi="Garamond"/>
          <w:b/>
          <w:szCs w:val="24"/>
        </w:rPr>
        <w:t>Biological Processes:</w:t>
      </w:r>
      <w:r w:rsidR="00DB53EA" w:rsidRPr="006B6954">
        <w:rPr>
          <w:rFonts w:ascii="Garamond" w:hAnsi="Garamond"/>
          <w:b/>
          <w:szCs w:val="24"/>
        </w:rPr>
        <w:t xml:space="preserve"> </w:t>
      </w:r>
      <w:r w:rsidR="00DB53EA" w:rsidRPr="006B6954">
        <w:rPr>
          <w:rFonts w:ascii="Garamond" w:hAnsi="Garamond"/>
          <w:szCs w:val="24"/>
        </w:rPr>
        <w:t>Increased understanding about the underlying biological processes driving current and future net primary productivity of Northern Forest ecosystems, including:</w:t>
      </w:r>
    </w:p>
    <w:p w:rsidR="0056251C" w:rsidRPr="006B6954" w:rsidRDefault="0056251C" w:rsidP="0056251C">
      <w:pPr>
        <w:pStyle w:val="ListParagraph"/>
        <w:numPr>
          <w:ilvl w:val="0"/>
          <w:numId w:val="1"/>
        </w:numPr>
        <w:rPr>
          <w:rFonts w:ascii="Garamond" w:hAnsi="Garamond"/>
          <w:szCs w:val="24"/>
        </w:rPr>
      </w:pPr>
      <w:proofErr w:type="spellStart"/>
      <w:r w:rsidRPr="006B6954">
        <w:rPr>
          <w:rFonts w:ascii="Garamond" w:hAnsi="Garamond"/>
          <w:szCs w:val="24"/>
        </w:rPr>
        <w:t>Ecophysiological</w:t>
      </w:r>
      <w:proofErr w:type="spellEnd"/>
      <w:r w:rsidRPr="006B6954">
        <w:rPr>
          <w:rFonts w:ascii="Garamond" w:hAnsi="Garamond"/>
          <w:szCs w:val="24"/>
        </w:rPr>
        <w:t xml:space="preserve"> response of commercial tree species to </w:t>
      </w:r>
      <w:proofErr w:type="spellStart"/>
      <w:r w:rsidRPr="006B6954">
        <w:rPr>
          <w:rFonts w:ascii="Garamond" w:hAnsi="Garamond"/>
          <w:szCs w:val="24"/>
        </w:rPr>
        <w:t>silvicultural</w:t>
      </w:r>
      <w:proofErr w:type="spellEnd"/>
      <w:r w:rsidRPr="006B6954">
        <w:rPr>
          <w:rFonts w:ascii="Garamond" w:hAnsi="Garamond"/>
          <w:szCs w:val="24"/>
        </w:rPr>
        <w:t xml:space="preserve"> practices</w:t>
      </w:r>
    </w:p>
    <w:p w:rsidR="0056251C" w:rsidRDefault="00DB53EA" w:rsidP="0056251C">
      <w:pPr>
        <w:pStyle w:val="ListParagraph"/>
        <w:numPr>
          <w:ilvl w:val="0"/>
          <w:numId w:val="1"/>
        </w:numPr>
        <w:rPr>
          <w:rFonts w:ascii="Garamond" w:hAnsi="Garamond"/>
          <w:szCs w:val="24"/>
        </w:rPr>
      </w:pPr>
      <w:r w:rsidRPr="006B6954">
        <w:rPr>
          <w:rFonts w:ascii="Garamond" w:hAnsi="Garamond"/>
          <w:szCs w:val="24"/>
        </w:rPr>
        <w:t>Enhances methods for assessing forest and stand productivity</w:t>
      </w:r>
    </w:p>
    <w:p w:rsidR="00611A22" w:rsidRPr="006B6954" w:rsidRDefault="00611A22" w:rsidP="0056251C">
      <w:pPr>
        <w:pStyle w:val="ListParagraph"/>
        <w:numPr>
          <w:ilvl w:val="0"/>
          <w:numId w:val="1"/>
        </w:numPr>
        <w:rPr>
          <w:rFonts w:ascii="Garamond" w:hAnsi="Garamond"/>
          <w:szCs w:val="24"/>
        </w:rPr>
      </w:pPr>
      <w:r>
        <w:rPr>
          <w:rFonts w:ascii="Garamond" w:hAnsi="Garamond"/>
          <w:szCs w:val="24"/>
        </w:rPr>
        <w:t>Influence of harvesting practices on genetic variation of commercial tree species</w:t>
      </w:r>
    </w:p>
    <w:p w:rsidR="00DB53EA" w:rsidRPr="006B6954" w:rsidRDefault="00DB53EA" w:rsidP="00DB53EA">
      <w:pPr>
        <w:pStyle w:val="ListParagraph"/>
        <w:numPr>
          <w:ilvl w:val="0"/>
          <w:numId w:val="1"/>
        </w:numPr>
        <w:rPr>
          <w:rFonts w:ascii="Garamond" w:hAnsi="Garamond"/>
          <w:szCs w:val="24"/>
        </w:rPr>
      </w:pPr>
      <w:r w:rsidRPr="006B6954">
        <w:rPr>
          <w:rFonts w:ascii="Garamond" w:hAnsi="Garamond"/>
          <w:szCs w:val="24"/>
        </w:rPr>
        <w:t>Influence of management practices on long-term site productivity</w:t>
      </w:r>
    </w:p>
    <w:p w:rsidR="0056251C" w:rsidRPr="006B6954" w:rsidRDefault="0056251C">
      <w:pPr>
        <w:rPr>
          <w:rFonts w:ascii="Garamond" w:hAnsi="Garamond"/>
          <w:szCs w:val="24"/>
        </w:rPr>
      </w:pPr>
      <w:r w:rsidRPr="006B6954">
        <w:rPr>
          <w:rFonts w:ascii="Garamond" w:hAnsi="Garamond"/>
          <w:b/>
          <w:szCs w:val="24"/>
        </w:rPr>
        <w:t xml:space="preserve">Management: </w:t>
      </w:r>
      <w:r w:rsidR="00DB53EA" w:rsidRPr="006B6954">
        <w:rPr>
          <w:rFonts w:ascii="Garamond" w:hAnsi="Garamond"/>
          <w:szCs w:val="24"/>
        </w:rPr>
        <w:t>Increased understanding about the influence of management practices on productivity of Northern Forest stands, including:</w:t>
      </w:r>
    </w:p>
    <w:p w:rsidR="00DB53EA" w:rsidRPr="006B6954" w:rsidRDefault="00DB53EA" w:rsidP="00DB53EA">
      <w:pPr>
        <w:pStyle w:val="ListParagraph"/>
        <w:numPr>
          <w:ilvl w:val="0"/>
          <w:numId w:val="3"/>
        </w:numPr>
        <w:rPr>
          <w:rFonts w:ascii="Garamond" w:hAnsi="Garamond"/>
          <w:szCs w:val="24"/>
        </w:rPr>
      </w:pPr>
      <w:r w:rsidRPr="006B6954">
        <w:rPr>
          <w:rFonts w:ascii="Garamond" w:hAnsi="Garamond"/>
          <w:szCs w:val="24"/>
        </w:rPr>
        <w:t>Influence of current partial harvesting practices on future regeneration and growth</w:t>
      </w:r>
    </w:p>
    <w:p w:rsidR="00DB53EA" w:rsidRPr="006B6954" w:rsidRDefault="00DB53EA" w:rsidP="00DB53EA">
      <w:pPr>
        <w:pStyle w:val="ListParagraph"/>
        <w:numPr>
          <w:ilvl w:val="0"/>
          <w:numId w:val="3"/>
        </w:numPr>
        <w:rPr>
          <w:rFonts w:ascii="Garamond" w:hAnsi="Garamond"/>
          <w:szCs w:val="24"/>
        </w:rPr>
      </w:pPr>
      <w:r w:rsidRPr="006B6954">
        <w:rPr>
          <w:rFonts w:ascii="Garamond" w:hAnsi="Garamond"/>
          <w:szCs w:val="24"/>
        </w:rPr>
        <w:t xml:space="preserve">Low-cost </w:t>
      </w:r>
      <w:proofErr w:type="spellStart"/>
      <w:r w:rsidRPr="006B6954">
        <w:rPr>
          <w:rFonts w:ascii="Garamond" w:hAnsi="Garamond"/>
          <w:szCs w:val="24"/>
        </w:rPr>
        <w:t>silvicultural</w:t>
      </w:r>
      <w:proofErr w:type="spellEnd"/>
      <w:r w:rsidRPr="006B6954">
        <w:rPr>
          <w:rFonts w:ascii="Garamond" w:hAnsi="Garamond"/>
          <w:szCs w:val="24"/>
        </w:rPr>
        <w:t xml:space="preserve"> systems to improve species composition of natural regeneration</w:t>
      </w:r>
    </w:p>
    <w:p w:rsidR="00DB53EA" w:rsidRPr="006B6954" w:rsidRDefault="00DB53EA" w:rsidP="00DB53EA">
      <w:pPr>
        <w:rPr>
          <w:rFonts w:ascii="Garamond" w:hAnsi="Garamond"/>
          <w:szCs w:val="24"/>
        </w:rPr>
      </w:pPr>
      <w:r w:rsidRPr="00611A22">
        <w:rPr>
          <w:rFonts w:ascii="Garamond" w:hAnsi="Garamond"/>
          <w:b/>
          <w:szCs w:val="24"/>
        </w:rPr>
        <w:t>Prediction</w:t>
      </w:r>
      <w:r w:rsidRPr="006B6954">
        <w:rPr>
          <w:rFonts w:ascii="Garamond" w:hAnsi="Garamond"/>
          <w:szCs w:val="24"/>
        </w:rPr>
        <w:t>: Improved prediction of how changing management and environmental conditions will influence future wood supplies and forest conditions, including:</w:t>
      </w:r>
    </w:p>
    <w:p w:rsidR="00DB53EA" w:rsidRPr="006B6954" w:rsidRDefault="00DB53EA" w:rsidP="00DB53EA">
      <w:pPr>
        <w:pStyle w:val="ListParagraph"/>
        <w:numPr>
          <w:ilvl w:val="0"/>
          <w:numId w:val="4"/>
        </w:numPr>
        <w:rPr>
          <w:rFonts w:ascii="Garamond" w:hAnsi="Garamond"/>
          <w:szCs w:val="24"/>
        </w:rPr>
      </w:pPr>
      <w:r w:rsidRPr="006B6954">
        <w:rPr>
          <w:rFonts w:ascii="Garamond" w:hAnsi="Garamond"/>
          <w:szCs w:val="24"/>
        </w:rPr>
        <w:t>Improving regional growth and yield simulators, such as the Forest Vegetation Simulator and other widely used models</w:t>
      </w:r>
    </w:p>
    <w:p w:rsidR="00DB53EA" w:rsidRPr="006B6954" w:rsidRDefault="00DB53EA" w:rsidP="00DB53EA">
      <w:pPr>
        <w:pStyle w:val="ListParagraph"/>
        <w:numPr>
          <w:ilvl w:val="0"/>
          <w:numId w:val="4"/>
        </w:numPr>
        <w:rPr>
          <w:rFonts w:ascii="Garamond" w:hAnsi="Garamond"/>
          <w:szCs w:val="24"/>
        </w:rPr>
      </w:pPr>
      <w:r w:rsidRPr="006B6954">
        <w:rPr>
          <w:rFonts w:ascii="Garamond" w:hAnsi="Garamond"/>
          <w:szCs w:val="24"/>
        </w:rPr>
        <w:t>Improving forest inventory and monitoring systems and their use in improving prediction of current and future forest conditions at regional, state, and local levels.</w:t>
      </w:r>
    </w:p>
    <w:p w:rsidR="00DB53EA" w:rsidRPr="006B6954" w:rsidRDefault="00DB53EA" w:rsidP="00DB53EA">
      <w:pPr>
        <w:pStyle w:val="ListParagraph"/>
        <w:numPr>
          <w:ilvl w:val="0"/>
          <w:numId w:val="4"/>
        </w:numPr>
        <w:rPr>
          <w:rFonts w:ascii="Garamond" w:hAnsi="Garamond"/>
          <w:szCs w:val="24"/>
        </w:rPr>
      </w:pPr>
      <w:r w:rsidRPr="006B6954">
        <w:rPr>
          <w:rFonts w:ascii="Garamond" w:hAnsi="Garamond"/>
          <w:szCs w:val="24"/>
        </w:rPr>
        <w:t>Decision support systems for large-scale pest outbreaks</w:t>
      </w:r>
    </w:p>
    <w:p w:rsidR="00DB53EA" w:rsidRPr="006B6954" w:rsidRDefault="00DB53EA" w:rsidP="00DB53EA">
      <w:pPr>
        <w:pStyle w:val="ListParagraph"/>
        <w:numPr>
          <w:ilvl w:val="0"/>
          <w:numId w:val="4"/>
        </w:numPr>
        <w:rPr>
          <w:rFonts w:ascii="Garamond" w:hAnsi="Garamond"/>
          <w:szCs w:val="24"/>
        </w:rPr>
      </w:pPr>
      <w:r w:rsidRPr="006B6954">
        <w:rPr>
          <w:rFonts w:ascii="Garamond" w:hAnsi="Garamond"/>
          <w:szCs w:val="24"/>
        </w:rPr>
        <w:t>Influence of forest practices on stand and forest-level carbon dynamics</w:t>
      </w:r>
    </w:p>
    <w:p w:rsidR="00DB53EA" w:rsidRPr="006B6954" w:rsidRDefault="00DB53EA" w:rsidP="00DB53EA">
      <w:pPr>
        <w:pStyle w:val="ListParagraph"/>
        <w:numPr>
          <w:ilvl w:val="0"/>
          <w:numId w:val="4"/>
        </w:numPr>
        <w:rPr>
          <w:rFonts w:ascii="Garamond" w:hAnsi="Garamond"/>
          <w:szCs w:val="24"/>
        </w:rPr>
      </w:pPr>
      <w:r w:rsidRPr="006B6954">
        <w:rPr>
          <w:rFonts w:ascii="Garamond" w:hAnsi="Garamond"/>
          <w:szCs w:val="24"/>
        </w:rPr>
        <w:t>Forest growth and species response to climate change</w:t>
      </w:r>
    </w:p>
    <w:p w:rsidR="006B6954" w:rsidRDefault="00AB6065" w:rsidP="006B6954">
      <w:pPr>
        <w:pStyle w:val="ListParagraph"/>
        <w:ind w:left="0"/>
        <w:rPr>
          <w:rFonts w:ascii="Garamond" w:hAnsi="Garamond"/>
          <w:b/>
          <w:color w:val="000000"/>
        </w:rPr>
      </w:pPr>
      <w:r>
        <w:rPr>
          <w:rFonts w:ascii="Garamond" w:hAnsi="Garamond"/>
          <w:b/>
          <w:color w:val="000000"/>
        </w:rPr>
        <w:lastRenderedPageBreak/>
        <w:t>Project Goals and Supporting Objectives:</w:t>
      </w:r>
    </w:p>
    <w:p w:rsidR="007C57A0" w:rsidRDefault="00DF00AE" w:rsidP="006B6954">
      <w:pPr>
        <w:pStyle w:val="ListParagraph"/>
        <w:ind w:left="0" w:firstLine="360"/>
        <w:rPr>
          <w:rFonts w:ascii="Garamond" w:hAnsi="Garamond"/>
          <w:szCs w:val="24"/>
        </w:rPr>
      </w:pPr>
      <w:r>
        <w:rPr>
          <w:rFonts w:ascii="Garamond" w:hAnsi="Garamond"/>
          <w:color w:val="000000"/>
        </w:rPr>
        <w:t xml:space="preserve">It is well accepted </w:t>
      </w:r>
      <w:r w:rsidR="00675686">
        <w:rPr>
          <w:rFonts w:ascii="Garamond" w:hAnsi="Garamond"/>
          <w:color w:val="000000"/>
        </w:rPr>
        <w:t>that</w:t>
      </w:r>
      <w:r w:rsidR="00402742" w:rsidRPr="00402742">
        <w:rPr>
          <w:rFonts w:ascii="Garamond" w:hAnsi="Garamond"/>
          <w:color w:val="000000"/>
        </w:rPr>
        <w:t xml:space="preserve"> </w:t>
      </w:r>
      <w:r w:rsidR="00402742">
        <w:rPr>
          <w:rFonts w:ascii="Garamond" w:hAnsi="Garamond"/>
          <w:color w:val="000000"/>
        </w:rPr>
        <w:t>utilizing</w:t>
      </w:r>
      <w:r w:rsidR="00402742">
        <w:rPr>
          <w:rFonts w:ascii="Garamond" w:hAnsi="Garamond"/>
          <w:color w:val="000000"/>
        </w:rPr>
        <w:t xml:space="preserve"> </w:t>
      </w:r>
      <w:r w:rsidR="00402742">
        <w:rPr>
          <w:rFonts w:ascii="Garamond" w:hAnsi="Garamond"/>
          <w:color w:val="000000"/>
        </w:rPr>
        <w:t xml:space="preserve">natural disturbance based </w:t>
      </w:r>
      <w:proofErr w:type="spellStart"/>
      <w:r w:rsidR="00402742">
        <w:rPr>
          <w:rFonts w:ascii="Garamond" w:hAnsi="Garamond"/>
          <w:color w:val="000000"/>
        </w:rPr>
        <w:t>silvicultur</w:t>
      </w:r>
      <w:r w:rsidR="0022050D">
        <w:rPr>
          <w:rFonts w:ascii="Garamond" w:hAnsi="Garamond"/>
          <w:color w:val="000000"/>
        </w:rPr>
        <w:t>e</w:t>
      </w:r>
      <w:proofErr w:type="spellEnd"/>
      <w:r w:rsidR="00402742">
        <w:rPr>
          <w:rFonts w:ascii="Garamond" w:hAnsi="Garamond"/>
          <w:color w:val="000000"/>
        </w:rPr>
        <w:t xml:space="preserve"> (NDBS) </w:t>
      </w:r>
      <w:r w:rsidR="00402742">
        <w:rPr>
          <w:rFonts w:ascii="Garamond" w:hAnsi="Garamond"/>
          <w:color w:val="000000"/>
        </w:rPr>
        <w:t>to enhance</w:t>
      </w:r>
      <w:r>
        <w:rPr>
          <w:rFonts w:ascii="Garamond" w:hAnsi="Garamond"/>
          <w:color w:val="000000"/>
        </w:rPr>
        <w:t xml:space="preserve"> structural heterogeneity</w:t>
      </w:r>
      <w:r w:rsidR="00675686">
        <w:rPr>
          <w:rFonts w:ascii="Garamond" w:hAnsi="Garamond"/>
          <w:color w:val="000000"/>
        </w:rPr>
        <w:t xml:space="preserve"> </w:t>
      </w:r>
      <w:r w:rsidR="00887332">
        <w:rPr>
          <w:rFonts w:ascii="Garamond" w:hAnsi="Garamond"/>
          <w:color w:val="000000"/>
        </w:rPr>
        <w:t>in managed forest systems</w:t>
      </w:r>
      <w:r w:rsidR="00887332">
        <w:rPr>
          <w:rFonts w:ascii="Garamond" w:hAnsi="Garamond"/>
          <w:color w:val="000000"/>
        </w:rPr>
        <w:t xml:space="preserve"> </w:t>
      </w:r>
      <w:r w:rsidR="00675686">
        <w:rPr>
          <w:rFonts w:ascii="Garamond" w:hAnsi="Garamond"/>
          <w:color w:val="000000"/>
        </w:rPr>
        <w:t xml:space="preserve">across space and time </w:t>
      </w:r>
      <w:r w:rsidR="00885B01">
        <w:rPr>
          <w:rFonts w:ascii="Garamond" w:hAnsi="Garamond"/>
          <w:color w:val="000000"/>
        </w:rPr>
        <w:t>can help</w:t>
      </w:r>
      <w:r>
        <w:rPr>
          <w:rFonts w:ascii="Garamond" w:hAnsi="Garamond"/>
          <w:color w:val="000000"/>
        </w:rPr>
        <w:t xml:space="preserve"> </w:t>
      </w:r>
      <w:r w:rsidR="00887332">
        <w:rPr>
          <w:rFonts w:ascii="Garamond" w:hAnsi="Garamond"/>
          <w:color w:val="000000"/>
        </w:rPr>
        <w:t xml:space="preserve">protect </w:t>
      </w:r>
      <w:r>
        <w:rPr>
          <w:rFonts w:ascii="Garamond" w:hAnsi="Garamond"/>
          <w:color w:val="000000"/>
        </w:rPr>
        <w:t>b</w:t>
      </w:r>
      <w:r w:rsidR="00675686">
        <w:rPr>
          <w:rFonts w:ascii="Garamond" w:hAnsi="Garamond"/>
          <w:color w:val="000000"/>
        </w:rPr>
        <w:t>iodiversity</w:t>
      </w:r>
      <w:r w:rsidR="00885B01">
        <w:rPr>
          <w:rFonts w:ascii="Garamond" w:hAnsi="Garamond"/>
          <w:color w:val="000000"/>
        </w:rPr>
        <w:t xml:space="preserve"> and </w:t>
      </w:r>
      <w:r w:rsidR="00887332">
        <w:rPr>
          <w:rFonts w:ascii="Garamond" w:hAnsi="Garamond"/>
          <w:color w:val="000000"/>
        </w:rPr>
        <w:t xml:space="preserve">maintain </w:t>
      </w:r>
      <w:r w:rsidR="00885B01">
        <w:rPr>
          <w:rFonts w:ascii="Garamond" w:hAnsi="Garamond"/>
          <w:color w:val="000000"/>
        </w:rPr>
        <w:t>ecosystem resilience</w:t>
      </w:r>
      <w:r w:rsidR="00887332">
        <w:rPr>
          <w:rFonts w:ascii="Garamond" w:hAnsi="Garamond"/>
          <w:color w:val="000000"/>
        </w:rPr>
        <w:t xml:space="preserve">. </w:t>
      </w:r>
      <w:r w:rsidR="00675686">
        <w:rPr>
          <w:rFonts w:ascii="Garamond" w:hAnsi="Garamond"/>
          <w:color w:val="000000"/>
        </w:rPr>
        <w:t>T</w:t>
      </w:r>
      <w:r w:rsidR="00885B01">
        <w:rPr>
          <w:rFonts w:ascii="Garamond" w:hAnsi="Garamond"/>
          <w:color w:val="000000"/>
        </w:rPr>
        <w:t xml:space="preserve">he tradeoffs these strategies incur </w:t>
      </w:r>
      <w:r>
        <w:rPr>
          <w:rFonts w:ascii="Garamond" w:hAnsi="Garamond"/>
          <w:color w:val="000000"/>
        </w:rPr>
        <w:t xml:space="preserve">in terms of traditional, fundamentally important metrics of forest management are not well </w:t>
      </w:r>
      <w:r w:rsidR="00675686">
        <w:rPr>
          <w:rFonts w:ascii="Garamond" w:hAnsi="Garamond"/>
          <w:color w:val="000000"/>
        </w:rPr>
        <w:t>understood, however</w:t>
      </w:r>
      <w:r>
        <w:rPr>
          <w:rFonts w:ascii="Garamond" w:hAnsi="Garamond"/>
          <w:color w:val="000000"/>
        </w:rPr>
        <w:t xml:space="preserve">. </w:t>
      </w:r>
      <w:r w:rsidR="007C57A0">
        <w:rPr>
          <w:rFonts w:ascii="Garamond" w:hAnsi="Garamond"/>
          <w:color w:val="000000"/>
        </w:rPr>
        <w:t>Our</w:t>
      </w:r>
      <w:r w:rsidR="00AB6065" w:rsidRPr="008B7129">
        <w:rPr>
          <w:rFonts w:ascii="Garamond" w:hAnsi="Garamond"/>
          <w:color w:val="000000"/>
        </w:rPr>
        <w:t xml:space="preserve"> main goal is to quantify</w:t>
      </w:r>
      <w:r w:rsidR="00AB6065">
        <w:rPr>
          <w:rFonts w:ascii="Garamond" w:hAnsi="Garamond"/>
          <w:b/>
          <w:color w:val="000000"/>
        </w:rPr>
        <w:t xml:space="preserve"> </w:t>
      </w:r>
      <w:r w:rsidR="00AB6065" w:rsidRPr="000A424B">
        <w:rPr>
          <w:rFonts w:ascii="Garamond" w:hAnsi="Garamond"/>
          <w:szCs w:val="24"/>
        </w:rPr>
        <w:t xml:space="preserve">the </w:t>
      </w:r>
      <w:r w:rsidR="007C57A0">
        <w:rPr>
          <w:rFonts w:ascii="Garamond" w:hAnsi="Garamond"/>
          <w:szCs w:val="24"/>
        </w:rPr>
        <w:t xml:space="preserve">effects of </w:t>
      </w:r>
      <w:r>
        <w:rPr>
          <w:rFonts w:ascii="Garamond" w:hAnsi="Garamond"/>
          <w:szCs w:val="24"/>
        </w:rPr>
        <w:t>managing for forest complexity using</w:t>
      </w:r>
      <w:r w:rsidR="007C57A0">
        <w:rPr>
          <w:rFonts w:ascii="Garamond" w:hAnsi="Garamond"/>
          <w:szCs w:val="24"/>
        </w:rPr>
        <w:t xml:space="preserve"> </w:t>
      </w:r>
      <w:r w:rsidR="0022050D">
        <w:rPr>
          <w:rFonts w:ascii="Garamond" w:hAnsi="Garamond"/>
          <w:szCs w:val="24"/>
        </w:rPr>
        <w:t>novel</w:t>
      </w:r>
      <w:r w:rsidR="0022050D">
        <w:rPr>
          <w:rFonts w:ascii="Garamond" w:hAnsi="Garamond"/>
          <w:szCs w:val="24"/>
        </w:rPr>
        <w:t xml:space="preserve"> </w:t>
      </w:r>
      <w:r w:rsidR="00885B01">
        <w:rPr>
          <w:rFonts w:ascii="Garamond" w:hAnsi="Garamond"/>
          <w:szCs w:val="24"/>
        </w:rPr>
        <w:t xml:space="preserve">gap-based </w:t>
      </w:r>
      <w:r w:rsidR="0022050D">
        <w:rPr>
          <w:rFonts w:ascii="Garamond" w:hAnsi="Garamond"/>
          <w:szCs w:val="24"/>
        </w:rPr>
        <w:t xml:space="preserve">variable retention </w:t>
      </w:r>
      <w:r w:rsidR="00885B01">
        <w:rPr>
          <w:rFonts w:ascii="Garamond" w:hAnsi="Garamond"/>
          <w:szCs w:val="24"/>
        </w:rPr>
        <w:t>NDBS</w:t>
      </w:r>
      <w:r w:rsidR="007C57A0">
        <w:rPr>
          <w:rFonts w:ascii="Garamond" w:hAnsi="Garamond"/>
          <w:szCs w:val="24"/>
        </w:rPr>
        <w:t xml:space="preserve"> system</w:t>
      </w:r>
      <w:r w:rsidR="00402742">
        <w:rPr>
          <w:rFonts w:ascii="Garamond" w:hAnsi="Garamond"/>
          <w:szCs w:val="24"/>
        </w:rPr>
        <w:t>s</w:t>
      </w:r>
      <w:r w:rsidR="007C57A0">
        <w:rPr>
          <w:rFonts w:ascii="Garamond" w:hAnsi="Garamond"/>
          <w:szCs w:val="24"/>
        </w:rPr>
        <w:t xml:space="preserve"> on </w:t>
      </w:r>
      <w:bookmarkStart w:id="0" w:name="_GoBack"/>
      <w:bookmarkEnd w:id="0"/>
      <w:r w:rsidR="007C57A0">
        <w:rPr>
          <w:rFonts w:ascii="Garamond" w:hAnsi="Garamond"/>
          <w:szCs w:val="24"/>
        </w:rPr>
        <w:t>forest</w:t>
      </w:r>
      <w:r w:rsidR="00885B01">
        <w:rPr>
          <w:rFonts w:ascii="Garamond" w:hAnsi="Garamond"/>
          <w:szCs w:val="24"/>
        </w:rPr>
        <w:t xml:space="preserve"> </w:t>
      </w:r>
      <w:r>
        <w:rPr>
          <w:rFonts w:ascii="Garamond" w:hAnsi="Garamond"/>
          <w:szCs w:val="24"/>
        </w:rPr>
        <w:t xml:space="preserve">productivity </w:t>
      </w:r>
      <w:r w:rsidR="00675686">
        <w:rPr>
          <w:rFonts w:ascii="Garamond" w:hAnsi="Garamond"/>
          <w:szCs w:val="24"/>
        </w:rPr>
        <w:t xml:space="preserve">and regeneration dynamics </w:t>
      </w:r>
      <w:r w:rsidR="007C57A0">
        <w:rPr>
          <w:rFonts w:ascii="Garamond" w:hAnsi="Garamond"/>
          <w:szCs w:val="24"/>
        </w:rPr>
        <w:t>using a combination of long-term permanent plot data and newl</w:t>
      </w:r>
      <w:r w:rsidR="00824B22">
        <w:rPr>
          <w:rFonts w:ascii="Garamond" w:hAnsi="Garamond"/>
          <w:szCs w:val="24"/>
        </w:rPr>
        <w:t xml:space="preserve">y installed monitoring efforts </w:t>
      </w:r>
      <w:r w:rsidR="00675686">
        <w:rPr>
          <w:rFonts w:ascii="Garamond" w:hAnsi="Garamond"/>
          <w:szCs w:val="24"/>
        </w:rPr>
        <w:t>within harvest gaps</w:t>
      </w:r>
      <w:r w:rsidR="00402742">
        <w:rPr>
          <w:rFonts w:ascii="Garamond" w:hAnsi="Garamond"/>
          <w:szCs w:val="24"/>
        </w:rPr>
        <w:t xml:space="preserve">. </w:t>
      </w:r>
      <w:r w:rsidR="00852A7E">
        <w:rPr>
          <w:rFonts w:ascii="Garamond" w:hAnsi="Garamond"/>
          <w:szCs w:val="24"/>
        </w:rPr>
        <w:t>Our specific objectives will center on testing the following null hypotheses:</w:t>
      </w:r>
    </w:p>
    <w:p w:rsidR="00887332" w:rsidRDefault="00887332" w:rsidP="006B6954">
      <w:pPr>
        <w:pStyle w:val="ListParagraph"/>
        <w:ind w:left="0" w:firstLine="360"/>
        <w:rPr>
          <w:rFonts w:ascii="Garamond" w:hAnsi="Garamond"/>
          <w:szCs w:val="24"/>
        </w:rPr>
      </w:pPr>
    </w:p>
    <w:p w:rsidR="00852A7E" w:rsidRPr="00887332" w:rsidRDefault="00386C93" w:rsidP="00887332">
      <w:pPr>
        <w:pStyle w:val="ListParagraph"/>
        <w:numPr>
          <w:ilvl w:val="0"/>
          <w:numId w:val="8"/>
        </w:numPr>
        <w:rPr>
          <w:rFonts w:ascii="Garamond" w:hAnsi="Garamond"/>
          <w:szCs w:val="24"/>
        </w:rPr>
      </w:pPr>
      <w:r w:rsidRPr="00887332">
        <w:rPr>
          <w:rFonts w:ascii="Garamond" w:hAnsi="Garamond"/>
          <w:b/>
          <w:i/>
          <w:szCs w:val="24"/>
        </w:rPr>
        <w:t>Productivity</w:t>
      </w:r>
      <w:r>
        <w:rPr>
          <w:rFonts w:ascii="Garamond" w:hAnsi="Garamond"/>
          <w:szCs w:val="24"/>
        </w:rPr>
        <w:t xml:space="preserve">:  </w:t>
      </w:r>
      <w:proofErr w:type="spellStart"/>
      <w:r w:rsidR="00852A7E">
        <w:rPr>
          <w:rFonts w:ascii="Garamond" w:hAnsi="Garamond"/>
          <w:szCs w:val="24"/>
        </w:rPr>
        <w:t>Stemwood</w:t>
      </w:r>
      <w:proofErr w:type="spellEnd"/>
      <w:r w:rsidR="00852A7E">
        <w:rPr>
          <w:rFonts w:ascii="Garamond" w:hAnsi="Garamond"/>
          <w:szCs w:val="24"/>
        </w:rPr>
        <w:t xml:space="preserve"> volume and biomass productivity </w:t>
      </w:r>
      <w:r w:rsidR="00BD27AC">
        <w:rPr>
          <w:rFonts w:ascii="Garamond" w:hAnsi="Garamond"/>
          <w:szCs w:val="24"/>
        </w:rPr>
        <w:t xml:space="preserve">(and thus, above-ground carbon sequestration) </w:t>
      </w:r>
      <w:r w:rsidR="00852A7E">
        <w:rPr>
          <w:rFonts w:ascii="Garamond" w:hAnsi="Garamond"/>
          <w:szCs w:val="24"/>
        </w:rPr>
        <w:t xml:space="preserve">do not differ between the two gap-based systems but exceeds </w:t>
      </w:r>
      <w:r w:rsidR="00BD27AC">
        <w:rPr>
          <w:rFonts w:ascii="Garamond" w:hAnsi="Garamond"/>
          <w:szCs w:val="24"/>
        </w:rPr>
        <w:t xml:space="preserve">that of </w:t>
      </w:r>
      <w:r w:rsidR="00852A7E">
        <w:rPr>
          <w:rFonts w:ascii="Garamond" w:hAnsi="Garamond"/>
          <w:szCs w:val="24"/>
        </w:rPr>
        <w:t>the untreated controls owing to higher mortality there.</w:t>
      </w:r>
      <w:r w:rsidRPr="00386C93">
        <w:rPr>
          <w:rFonts w:ascii="Garamond" w:hAnsi="Garamond"/>
          <w:szCs w:val="24"/>
        </w:rPr>
        <w:t xml:space="preserve"> </w:t>
      </w:r>
      <w:r>
        <w:rPr>
          <w:rFonts w:ascii="Garamond" w:hAnsi="Garamond"/>
          <w:szCs w:val="24"/>
        </w:rPr>
        <w:t xml:space="preserve">The </w:t>
      </w:r>
      <w:proofErr w:type="spellStart"/>
      <w:r>
        <w:rPr>
          <w:rFonts w:ascii="Garamond" w:hAnsi="Garamond"/>
          <w:szCs w:val="24"/>
        </w:rPr>
        <w:t>stemwood</w:t>
      </w:r>
      <w:proofErr w:type="spellEnd"/>
      <w:r>
        <w:rPr>
          <w:rFonts w:ascii="Garamond" w:hAnsi="Garamond"/>
          <w:szCs w:val="24"/>
        </w:rPr>
        <w:t xml:space="preserve"> productivity of reserve trees has been proportional to their prescribed retention rate (10% by basal area, or about 4m</w:t>
      </w:r>
      <w:proofErr w:type="gramStart"/>
      <w:r w:rsidRPr="00BD27AC">
        <w:rPr>
          <w:rFonts w:ascii="Garamond" w:hAnsi="Garamond"/>
          <w:szCs w:val="24"/>
          <w:vertAlign w:val="superscript"/>
        </w:rPr>
        <w:t>2</w:t>
      </w:r>
      <w:r>
        <w:rPr>
          <w:rFonts w:ascii="Garamond" w:hAnsi="Garamond"/>
          <w:szCs w:val="24"/>
        </w:rPr>
        <w:t xml:space="preserve"> ha</w:t>
      </w:r>
      <w:r w:rsidRPr="00BD27AC">
        <w:rPr>
          <w:rFonts w:ascii="Garamond" w:hAnsi="Garamond"/>
          <w:szCs w:val="24"/>
          <w:vertAlign w:val="superscript"/>
        </w:rPr>
        <w:t>-1</w:t>
      </w:r>
      <w:proofErr w:type="gramEnd"/>
      <w:r>
        <w:rPr>
          <w:rFonts w:ascii="Garamond" w:hAnsi="Garamond"/>
          <w:szCs w:val="24"/>
        </w:rPr>
        <w:t>.</w:t>
      </w:r>
      <w:r w:rsidRPr="00386C93">
        <w:rPr>
          <w:rFonts w:ascii="Garamond" w:hAnsi="Garamond"/>
          <w:szCs w:val="24"/>
        </w:rPr>
        <w:t xml:space="preserve"> </w:t>
      </w:r>
      <w:r>
        <w:rPr>
          <w:rFonts w:ascii="Garamond" w:hAnsi="Garamond"/>
          <w:szCs w:val="24"/>
        </w:rPr>
        <w:t>Understanding mechanisms of tree responses to treatments (both reserves and saplings) can be efficiently captured using ………</w:t>
      </w:r>
    </w:p>
    <w:p w:rsidR="007742DE" w:rsidRDefault="00BD27AC" w:rsidP="00386C93">
      <w:pPr>
        <w:pStyle w:val="ListParagraph"/>
        <w:numPr>
          <w:ilvl w:val="0"/>
          <w:numId w:val="8"/>
        </w:numPr>
        <w:rPr>
          <w:ins w:id="1" w:author="Nathan" w:date="2013-10-19T20:23:00Z"/>
          <w:rFonts w:ascii="Garamond" w:hAnsi="Garamond"/>
          <w:szCs w:val="24"/>
        </w:rPr>
      </w:pPr>
      <w:r w:rsidRPr="00887332">
        <w:rPr>
          <w:rFonts w:ascii="Garamond" w:hAnsi="Garamond"/>
          <w:b/>
          <w:i/>
          <w:szCs w:val="24"/>
        </w:rPr>
        <w:t>Regeneration</w:t>
      </w:r>
      <w:r w:rsidRPr="00386C93">
        <w:rPr>
          <w:rFonts w:ascii="Garamond" w:hAnsi="Garamond"/>
          <w:szCs w:val="24"/>
        </w:rPr>
        <w:t xml:space="preserve"> </w:t>
      </w:r>
      <w:del w:id="2" w:author="Nathan" w:date="2013-10-19T20:23:00Z">
        <w:r w:rsidR="00386C93" w:rsidDel="007742DE">
          <w:rPr>
            <w:rFonts w:ascii="Garamond" w:hAnsi="Garamond"/>
            <w:szCs w:val="24"/>
          </w:rPr>
          <w:delText>-</w:delText>
        </w:r>
      </w:del>
      <w:ins w:id="3" w:author="Nathan" w:date="2013-10-19T20:23:00Z">
        <w:r w:rsidR="007742DE">
          <w:rPr>
            <w:rFonts w:ascii="Garamond" w:hAnsi="Garamond"/>
            <w:szCs w:val="24"/>
          </w:rPr>
          <w:t>–</w:t>
        </w:r>
      </w:ins>
      <w:r w:rsidR="00386C93">
        <w:rPr>
          <w:rFonts w:ascii="Garamond" w:hAnsi="Garamond"/>
          <w:szCs w:val="24"/>
        </w:rPr>
        <w:t xml:space="preserve"> </w:t>
      </w:r>
    </w:p>
    <w:p w:rsidR="00386C93" w:rsidRDefault="00386C93" w:rsidP="007742DE">
      <w:pPr>
        <w:pStyle w:val="ListParagraph"/>
        <w:numPr>
          <w:ilvl w:val="1"/>
          <w:numId w:val="8"/>
        </w:numPr>
        <w:rPr>
          <w:ins w:id="4" w:author="Nathan" w:date="2013-10-19T20:23:00Z"/>
          <w:rFonts w:ascii="Garamond" w:hAnsi="Garamond"/>
          <w:szCs w:val="24"/>
        </w:rPr>
        <w:pPrChange w:id="5" w:author="Nathan" w:date="2013-10-19T20:23:00Z">
          <w:pPr>
            <w:pStyle w:val="ListParagraph"/>
            <w:numPr>
              <w:numId w:val="8"/>
            </w:numPr>
            <w:ind w:left="360" w:hanging="360"/>
          </w:pPr>
        </w:pPrChange>
      </w:pPr>
      <w:r>
        <w:rPr>
          <w:rFonts w:ascii="Garamond" w:hAnsi="Garamond"/>
          <w:szCs w:val="24"/>
        </w:rPr>
        <w:t>C</w:t>
      </w:r>
      <w:r w:rsidR="00BD27AC" w:rsidRPr="00386C93">
        <w:rPr>
          <w:rFonts w:ascii="Garamond" w:hAnsi="Garamond"/>
          <w:szCs w:val="24"/>
        </w:rPr>
        <w:t xml:space="preserve">omposition </w:t>
      </w:r>
      <w:r w:rsidR="0022050D">
        <w:rPr>
          <w:rFonts w:ascii="Garamond" w:hAnsi="Garamond"/>
          <w:szCs w:val="24"/>
        </w:rPr>
        <w:t xml:space="preserve">of regeneration </w:t>
      </w:r>
      <w:r w:rsidR="00BD27AC" w:rsidRPr="00386C93">
        <w:rPr>
          <w:rFonts w:ascii="Garamond" w:hAnsi="Garamond"/>
          <w:szCs w:val="24"/>
        </w:rPr>
        <w:t>in the harvest gaps is identical to the original stand, and is driven entirely by the presence of advance regeneration, the dominant mechanism of most Acadian tree species</w:t>
      </w:r>
      <w:r w:rsidRPr="00386C93">
        <w:rPr>
          <w:rFonts w:ascii="Garamond" w:hAnsi="Garamond"/>
          <w:szCs w:val="24"/>
        </w:rPr>
        <w:t xml:space="preserve">, </w:t>
      </w:r>
      <w:r w:rsidR="007742DE">
        <w:rPr>
          <w:rFonts w:ascii="Garamond" w:hAnsi="Garamond"/>
          <w:szCs w:val="24"/>
        </w:rPr>
        <w:t>and is</w:t>
      </w:r>
      <w:r w:rsidRPr="00386C93">
        <w:rPr>
          <w:rFonts w:ascii="Garamond" w:hAnsi="Garamond"/>
          <w:szCs w:val="24"/>
        </w:rPr>
        <w:t xml:space="preserve"> </w:t>
      </w:r>
      <w:r w:rsidR="007742DE">
        <w:rPr>
          <w:rFonts w:ascii="Garamond" w:hAnsi="Garamond"/>
          <w:szCs w:val="24"/>
        </w:rPr>
        <w:t>un</w:t>
      </w:r>
      <w:r w:rsidRPr="00386C93">
        <w:rPr>
          <w:rFonts w:ascii="Garamond" w:hAnsi="Garamond"/>
          <w:szCs w:val="24"/>
        </w:rPr>
        <w:t xml:space="preserve">affected by the </w:t>
      </w:r>
      <w:r>
        <w:rPr>
          <w:rFonts w:ascii="Garamond" w:hAnsi="Garamond"/>
          <w:szCs w:val="24"/>
        </w:rPr>
        <w:t>proximity</w:t>
      </w:r>
      <w:r w:rsidRPr="00386C93">
        <w:rPr>
          <w:rFonts w:ascii="Garamond" w:hAnsi="Garamond"/>
          <w:szCs w:val="24"/>
        </w:rPr>
        <w:t xml:space="preserve"> of reserve trees</w:t>
      </w:r>
      <w:r>
        <w:rPr>
          <w:rFonts w:ascii="Garamond" w:hAnsi="Garamond"/>
          <w:szCs w:val="24"/>
        </w:rPr>
        <w:t xml:space="preserve"> in gaps</w:t>
      </w:r>
      <w:r w:rsidRPr="00386C93">
        <w:rPr>
          <w:rFonts w:ascii="Garamond" w:hAnsi="Garamond"/>
          <w:szCs w:val="24"/>
        </w:rPr>
        <w:t>.</w:t>
      </w:r>
    </w:p>
    <w:p w:rsidR="007742DE" w:rsidRPr="00887332" w:rsidRDefault="007742DE" w:rsidP="007742DE">
      <w:pPr>
        <w:pStyle w:val="ListParagraph"/>
        <w:numPr>
          <w:ilvl w:val="1"/>
          <w:numId w:val="8"/>
        </w:numPr>
        <w:rPr>
          <w:rFonts w:ascii="Garamond" w:hAnsi="Garamond"/>
          <w:szCs w:val="24"/>
        </w:rPr>
        <w:pPrChange w:id="6" w:author="Nathan" w:date="2013-10-19T20:23:00Z">
          <w:pPr>
            <w:pStyle w:val="ListParagraph"/>
            <w:numPr>
              <w:numId w:val="8"/>
            </w:numPr>
            <w:ind w:left="360" w:hanging="360"/>
          </w:pPr>
        </w:pPrChange>
      </w:pPr>
    </w:p>
    <w:p w:rsidR="00B51A26" w:rsidRPr="00887332" w:rsidRDefault="00B51A26" w:rsidP="00887332">
      <w:pPr>
        <w:rPr>
          <w:rFonts w:ascii="Garamond" w:hAnsi="Garamond"/>
          <w:b/>
          <w:color w:val="000000"/>
        </w:rPr>
      </w:pPr>
    </w:p>
    <w:p w:rsidR="000D11E9" w:rsidRDefault="000D11E9" w:rsidP="000D11E9">
      <w:pPr>
        <w:rPr>
          <w:rFonts w:ascii="Garamond" w:hAnsi="Garamond"/>
          <w:b/>
          <w:color w:val="000000"/>
        </w:rPr>
      </w:pPr>
      <w:r>
        <w:rPr>
          <w:rFonts w:ascii="Garamond" w:hAnsi="Garamond"/>
          <w:b/>
          <w:color w:val="000000"/>
        </w:rPr>
        <w:t>Project Justification and Relevance:</w:t>
      </w:r>
    </w:p>
    <w:p w:rsidR="00B57140" w:rsidRDefault="00F000C2" w:rsidP="00F000C2">
      <w:pPr>
        <w:ind w:firstLine="720"/>
        <w:rPr>
          <w:rFonts w:ascii="Garamond" w:hAnsi="Garamond"/>
          <w:color w:val="000000"/>
        </w:rPr>
      </w:pPr>
      <w:r w:rsidRPr="00F000C2">
        <w:rPr>
          <w:rFonts w:ascii="Garamond" w:hAnsi="Garamond"/>
          <w:color w:val="000000"/>
        </w:rPr>
        <w:t>Within the</w:t>
      </w:r>
      <w:r w:rsidR="00B572F4">
        <w:rPr>
          <w:rFonts w:ascii="Garamond" w:hAnsi="Garamond"/>
          <w:color w:val="000000"/>
        </w:rPr>
        <w:t xml:space="preserve"> last twenty years </w:t>
      </w:r>
      <w:proofErr w:type="spellStart"/>
      <w:r w:rsidRPr="00F000C2">
        <w:rPr>
          <w:rFonts w:ascii="Garamond" w:hAnsi="Garamond"/>
          <w:color w:val="000000"/>
        </w:rPr>
        <w:t>silvicultural</w:t>
      </w:r>
      <w:proofErr w:type="spellEnd"/>
      <w:r w:rsidRPr="00F000C2">
        <w:rPr>
          <w:rFonts w:ascii="Garamond" w:hAnsi="Garamond"/>
          <w:color w:val="000000"/>
        </w:rPr>
        <w:t xml:space="preserve"> systems designed to </w:t>
      </w:r>
      <w:r w:rsidR="00B51A26">
        <w:rPr>
          <w:rFonts w:ascii="Garamond" w:hAnsi="Garamond"/>
          <w:color w:val="000000"/>
        </w:rPr>
        <w:t>approximate</w:t>
      </w:r>
      <w:r w:rsidRPr="00F000C2">
        <w:rPr>
          <w:rFonts w:ascii="Garamond" w:hAnsi="Garamond"/>
          <w:color w:val="000000"/>
        </w:rPr>
        <w:t xml:space="preserve"> natural disturbance regimes have been suggested </w:t>
      </w:r>
      <w:r w:rsidR="00B51A26">
        <w:rPr>
          <w:rFonts w:ascii="Garamond" w:hAnsi="Garamond"/>
          <w:color w:val="000000"/>
        </w:rPr>
        <w:t>for managing simultaneously for biodiversity and commodities</w:t>
      </w:r>
      <w:r w:rsidR="00146E15">
        <w:rPr>
          <w:rFonts w:ascii="Garamond" w:hAnsi="Garamond"/>
          <w:color w:val="000000"/>
        </w:rPr>
        <w:t xml:space="preserve"> (</w:t>
      </w:r>
      <w:r w:rsidR="00B57140">
        <w:rPr>
          <w:rFonts w:ascii="Garamond" w:hAnsi="Garamond"/>
          <w:color w:val="000000"/>
        </w:rPr>
        <w:t xml:space="preserve">Seymour </w:t>
      </w:r>
      <w:r w:rsidR="00B51A26">
        <w:rPr>
          <w:rFonts w:ascii="Garamond" w:hAnsi="Garamond"/>
          <w:color w:val="000000"/>
        </w:rPr>
        <w:t>and Hunter 1999</w:t>
      </w:r>
      <w:r w:rsidR="00E71434">
        <w:rPr>
          <w:rFonts w:ascii="Garamond" w:hAnsi="Garamond"/>
          <w:color w:val="000000"/>
        </w:rPr>
        <w:t>)</w:t>
      </w:r>
      <w:r w:rsidRPr="00F000C2">
        <w:rPr>
          <w:rFonts w:ascii="Garamond" w:hAnsi="Garamond"/>
          <w:color w:val="000000"/>
        </w:rPr>
        <w:t xml:space="preserve">. </w:t>
      </w:r>
      <w:r w:rsidR="00B57140" w:rsidRPr="00B57140">
        <w:rPr>
          <w:rFonts w:ascii="Garamond" w:hAnsi="Garamond"/>
          <w:color w:val="000000"/>
        </w:rPr>
        <w:t xml:space="preserve">Pickett and White (1985) described the disturbance regime </w:t>
      </w:r>
      <w:r w:rsidR="00B57140">
        <w:rPr>
          <w:rFonts w:ascii="Garamond" w:hAnsi="Garamond"/>
          <w:color w:val="000000"/>
        </w:rPr>
        <w:t>of an ecological system as the ‘</w:t>
      </w:r>
      <w:r w:rsidR="00B57140" w:rsidRPr="00B57140">
        <w:rPr>
          <w:rFonts w:ascii="Garamond" w:hAnsi="Garamond"/>
          <w:color w:val="000000"/>
        </w:rPr>
        <w:t>de</w:t>
      </w:r>
      <w:r w:rsidR="00B57140">
        <w:rPr>
          <w:rFonts w:ascii="Garamond" w:hAnsi="Garamond"/>
          <w:color w:val="000000"/>
        </w:rPr>
        <w:t>mography and dispersion of gaps’</w:t>
      </w:r>
      <w:r w:rsidR="00B57140" w:rsidRPr="00B57140">
        <w:rPr>
          <w:rFonts w:ascii="Garamond" w:hAnsi="Garamond"/>
          <w:color w:val="000000"/>
        </w:rPr>
        <w:t xml:space="preserve"> within that system. Based on the gap-dynamics of the Acadian forest, the Acadian Forest Ecosystem Project </w:t>
      </w:r>
      <w:r w:rsidR="00B57140">
        <w:rPr>
          <w:rFonts w:ascii="Garamond" w:hAnsi="Garamond"/>
          <w:color w:val="000000"/>
        </w:rPr>
        <w:t xml:space="preserve">(AFERP) </w:t>
      </w:r>
      <w:r w:rsidR="00B57140" w:rsidRPr="00B57140">
        <w:rPr>
          <w:rFonts w:ascii="Garamond" w:hAnsi="Garamond"/>
          <w:color w:val="000000"/>
        </w:rPr>
        <w:t xml:space="preserve">was initiated in 1994 </w:t>
      </w:r>
      <w:r w:rsidR="00B51A26">
        <w:rPr>
          <w:rFonts w:ascii="Garamond" w:hAnsi="Garamond"/>
          <w:color w:val="000000"/>
        </w:rPr>
        <w:t>to</w:t>
      </w:r>
      <w:r w:rsidR="00B57140" w:rsidRPr="00B57140">
        <w:rPr>
          <w:rFonts w:ascii="Garamond" w:hAnsi="Garamond"/>
          <w:color w:val="000000"/>
        </w:rPr>
        <w:t xml:space="preserve"> test disturbance-based </w:t>
      </w:r>
      <w:proofErr w:type="spellStart"/>
      <w:r w:rsidR="00B57140" w:rsidRPr="00B57140">
        <w:rPr>
          <w:rFonts w:ascii="Garamond" w:hAnsi="Garamond"/>
          <w:color w:val="000000"/>
        </w:rPr>
        <w:t>silvicultural</w:t>
      </w:r>
      <w:proofErr w:type="spellEnd"/>
      <w:r w:rsidR="00B57140" w:rsidRPr="00B57140">
        <w:rPr>
          <w:rFonts w:ascii="Garamond" w:hAnsi="Garamond"/>
          <w:color w:val="000000"/>
        </w:rPr>
        <w:t xml:space="preserve"> systems in balancing predictability and complexity</w:t>
      </w:r>
      <w:r w:rsidR="005E08DF">
        <w:rPr>
          <w:rFonts w:ascii="Garamond" w:hAnsi="Garamond"/>
          <w:color w:val="000000"/>
        </w:rPr>
        <w:t xml:space="preserve"> </w:t>
      </w:r>
      <w:r w:rsidR="00B51A26">
        <w:rPr>
          <w:rFonts w:ascii="Garamond" w:hAnsi="Garamond"/>
          <w:color w:val="000000"/>
        </w:rPr>
        <w:t>using</w:t>
      </w:r>
      <w:r w:rsidRPr="00F000C2">
        <w:rPr>
          <w:rFonts w:ascii="Garamond" w:hAnsi="Garamond"/>
          <w:color w:val="000000"/>
        </w:rPr>
        <w:t xml:space="preserve"> </w:t>
      </w:r>
      <w:r w:rsidR="000F7D8A">
        <w:rPr>
          <w:rFonts w:ascii="Garamond" w:hAnsi="Garamond"/>
          <w:color w:val="000000"/>
        </w:rPr>
        <w:t xml:space="preserve">two </w:t>
      </w:r>
      <w:r w:rsidRPr="00F000C2">
        <w:rPr>
          <w:rFonts w:ascii="Garamond" w:hAnsi="Garamond"/>
          <w:color w:val="000000"/>
        </w:rPr>
        <w:t xml:space="preserve">expanding-gap regeneration </w:t>
      </w:r>
      <w:r w:rsidR="00F76114">
        <w:rPr>
          <w:rFonts w:ascii="Garamond" w:hAnsi="Garamond"/>
          <w:color w:val="000000"/>
        </w:rPr>
        <w:t>systems with structural retention.  We postulated that such systems</w:t>
      </w:r>
      <w:r w:rsidRPr="00F000C2">
        <w:rPr>
          <w:rFonts w:ascii="Garamond" w:hAnsi="Garamond"/>
          <w:color w:val="000000"/>
        </w:rPr>
        <w:t xml:space="preserve"> </w:t>
      </w:r>
      <w:r w:rsidR="00F76114">
        <w:rPr>
          <w:rFonts w:ascii="Garamond" w:hAnsi="Garamond"/>
          <w:color w:val="000000"/>
        </w:rPr>
        <w:t>could</w:t>
      </w:r>
      <w:r w:rsidRPr="00F000C2">
        <w:rPr>
          <w:rFonts w:ascii="Garamond" w:hAnsi="Garamond"/>
          <w:color w:val="000000"/>
        </w:rPr>
        <w:t xml:space="preserve"> </w:t>
      </w:r>
      <w:r w:rsidR="00F76114">
        <w:rPr>
          <w:rFonts w:ascii="Garamond" w:hAnsi="Garamond"/>
          <w:color w:val="000000"/>
        </w:rPr>
        <w:t>sustain</w:t>
      </w:r>
      <w:r w:rsidR="00232DCB">
        <w:rPr>
          <w:rFonts w:ascii="Garamond" w:hAnsi="Garamond"/>
          <w:color w:val="000000"/>
        </w:rPr>
        <w:t xml:space="preserve"> </w:t>
      </w:r>
      <w:r w:rsidR="00F76114">
        <w:rPr>
          <w:rFonts w:ascii="Garamond" w:hAnsi="Garamond"/>
          <w:color w:val="000000"/>
        </w:rPr>
        <w:t xml:space="preserve">commodity harvests and ensure </w:t>
      </w:r>
      <w:r w:rsidR="00031B8D">
        <w:rPr>
          <w:rFonts w:ascii="Garamond" w:hAnsi="Garamond"/>
          <w:color w:val="000000"/>
        </w:rPr>
        <w:t xml:space="preserve">successful recruitment of desirable species mixtures </w:t>
      </w:r>
      <w:r w:rsidR="00F76114">
        <w:rPr>
          <w:rFonts w:ascii="Garamond" w:hAnsi="Garamond"/>
          <w:color w:val="000000"/>
        </w:rPr>
        <w:t xml:space="preserve">while enhancing complexity and maintaining biodiversity </w:t>
      </w:r>
      <w:r w:rsidR="00B57140">
        <w:rPr>
          <w:rFonts w:ascii="Garamond" w:hAnsi="Garamond"/>
          <w:color w:val="000000"/>
        </w:rPr>
        <w:t>(</w:t>
      </w:r>
      <w:proofErr w:type="spellStart"/>
      <w:r w:rsidR="00B57140">
        <w:rPr>
          <w:rFonts w:ascii="Garamond" w:hAnsi="Garamond"/>
          <w:color w:val="000000"/>
        </w:rPr>
        <w:t>Puettmann</w:t>
      </w:r>
      <w:proofErr w:type="spellEnd"/>
      <w:r w:rsidR="00B57140">
        <w:rPr>
          <w:rFonts w:ascii="Garamond" w:hAnsi="Garamond"/>
          <w:color w:val="000000"/>
        </w:rPr>
        <w:t xml:space="preserve"> et al. 2013). </w:t>
      </w:r>
    </w:p>
    <w:p w:rsidR="00F000C2" w:rsidRPr="00F000C2" w:rsidRDefault="00B57140" w:rsidP="007B31A5">
      <w:pPr>
        <w:ind w:firstLine="720"/>
        <w:rPr>
          <w:rFonts w:ascii="Garamond" w:hAnsi="Garamond"/>
          <w:color w:val="000000"/>
        </w:rPr>
      </w:pPr>
      <w:r>
        <w:rPr>
          <w:rFonts w:ascii="Garamond" w:hAnsi="Garamond"/>
          <w:color w:val="000000"/>
        </w:rPr>
        <w:t>After twenty years,</w:t>
      </w:r>
      <w:r w:rsidR="00F000C2">
        <w:rPr>
          <w:rFonts w:ascii="Garamond" w:hAnsi="Garamond"/>
          <w:color w:val="000000"/>
        </w:rPr>
        <w:t xml:space="preserve"> growth data</w:t>
      </w:r>
      <w:r>
        <w:rPr>
          <w:rFonts w:ascii="Garamond" w:hAnsi="Garamond"/>
          <w:color w:val="000000"/>
        </w:rPr>
        <w:t xml:space="preserve"> from the experimental permanent plot network</w:t>
      </w:r>
      <w:r w:rsidR="00F000C2">
        <w:rPr>
          <w:rFonts w:ascii="Garamond" w:hAnsi="Garamond"/>
          <w:color w:val="000000"/>
        </w:rPr>
        <w:t xml:space="preserve"> </w:t>
      </w:r>
      <w:r>
        <w:rPr>
          <w:rFonts w:ascii="Garamond" w:hAnsi="Garamond"/>
          <w:color w:val="000000"/>
        </w:rPr>
        <w:t xml:space="preserve">in the AFERP experiment </w:t>
      </w:r>
      <w:r w:rsidR="00F000C2">
        <w:rPr>
          <w:rFonts w:ascii="Garamond" w:hAnsi="Garamond"/>
          <w:color w:val="000000"/>
        </w:rPr>
        <w:t>curre</w:t>
      </w:r>
      <w:r w:rsidR="00232DCB">
        <w:rPr>
          <w:rFonts w:ascii="Garamond" w:hAnsi="Garamond"/>
          <w:color w:val="000000"/>
        </w:rPr>
        <w:t>ntly exists at the stand scale</w:t>
      </w:r>
      <w:r w:rsidR="00031B8D">
        <w:rPr>
          <w:rFonts w:ascii="Garamond" w:hAnsi="Garamond"/>
          <w:color w:val="000000"/>
        </w:rPr>
        <w:t xml:space="preserve">, and some preliminary work has been done </w:t>
      </w:r>
      <w:r w:rsidR="000E1541">
        <w:rPr>
          <w:rFonts w:ascii="Garamond" w:hAnsi="Garamond"/>
          <w:color w:val="000000"/>
        </w:rPr>
        <w:t>using the</w:t>
      </w:r>
      <w:r w:rsidR="00B51A26">
        <w:rPr>
          <w:rFonts w:ascii="Garamond" w:hAnsi="Garamond"/>
          <w:color w:val="000000"/>
        </w:rPr>
        <w:t xml:space="preserve"> 10-year</w:t>
      </w:r>
      <w:r w:rsidR="000E1541">
        <w:rPr>
          <w:rFonts w:ascii="Garamond" w:hAnsi="Garamond"/>
          <w:color w:val="000000"/>
        </w:rPr>
        <w:t xml:space="preserve"> data </w:t>
      </w:r>
      <w:r w:rsidR="00031B8D">
        <w:rPr>
          <w:rFonts w:ascii="Garamond" w:hAnsi="Garamond"/>
          <w:color w:val="000000"/>
        </w:rPr>
        <w:t>to</w:t>
      </w:r>
      <w:r w:rsidR="003D4130">
        <w:rPr>
          <w:rFonts w:ascii="Garamond" w:hAnsi="Garamond"/>
          <w:color w:val="000000"/>
        </w:rPr>
        <w:t xml:space="preserve"> </w:t>
      </w:r>
      <w:r w:rsidR="00031B8D">
        <w:rPr>
          <w:rFonts w:ascii="Garamond" w:hAnsi="Garamond"/>
          <w:color w:val="000000"/>
        </w:rPr>
        <w:t xml:space="preserve">coarsely assess the impacts of </w:t>
      </w:r>
      <w:r w:rsidR="003D4130">
        <w:rPr>
          <w:rFonts w:ascii="Garamond" w:hAnsi="Garamond"/>
          <w:color w:val="000000"/>
        </w:rPr>
        <w:t>harvest spatial pattern</w:t>
      </w:r>
      <w:r w:rsidR="00031B8D">
        <w:rPr>
          <w:rFonts w:ascii="Garamond" w:hAnsi="Garamond"/>
          <w:color w:val="000000"/>
        </w:rPr>
        <w:t xml:space="preserve"> on </w:t>
      </w:r>
      <w:r w:rsidR="007B31A5">
        <w:rPr>
          <w:rFonts w:ascii="Garamond" w:hAnsi="Garamond"/>
          <w:color w:val="000000"/>
        </w:rPr>
        <w:t xml:space="preserve">overall stand </w:t>
      </w:r>
      <w:r w:rsidR="00031B8D">
        <w:rPr>
          <w:rFonts w:ascii="Garamond" w:hAnsi="Garamond"/>
          <w:color w:val="000000"/>
        </w:rPr>
        <w:t>growth</w:t>
      </w:r>
      <w:r w:rsidR="003D4130">
        <w:rPr>
          <w:rFonts w:ascii="Garamond" w:hAnsi="Garamond"/>
          <w:color w:val="000000"/>
        </w:rPr>
        <w:t xml:space="preserve"> (Arsenault et al 2011</w:t>
      </w:r>
      <w:r w:rsidR="00B51A26">
        <w:rPr>
          <w:rFonts w:ascii="Garamond" w:hAnsi="Garamond"/>
          <w:color w:val="000000"/>
        </w:rPr>
        <w:t>; Saunders and Arsenault 2013</w:t>
      </w:r>
      <w:r w:rsidR="003D4130">
        <w:rPr>
          <w:rFonts w:ascii="Garamond" w:hAnsi="Garamond"/>
          <w:color w:val="000000"/>
        </w:rPr>
        <w:t>) and spatial patterning of regeneration throughout these stands (Olson and Wagner 2011)</w:t>
      </w:r>
      <w:r w:rsidR="00232DCB">
        <w:rPr>
          <w:rFonts w:ascii="Garamond" w:hAnsi="Garamond"/>
          <w:color w:val="000000"/>
        </w:rPr>
        <w:t>.</w:t>
      </w:r>
      <w:r w:rsidR="00D364EA">
        <w:rPr>
          <w:rFonts w:ascii="Garamond" w:hAnsi="Garamond"/>
          <w:color w:val="000000"/>
        </w:rPr>
        <w:t xml:space="preserve"> </w:t>
      </w:r>
      <w:r w:rsidR="00887332">
        <w:rPr>
          <w:rFonts w:ascii="Garamond" w:hAnsi="Garamond"/>
          <w:color w:val="000000"/>
        </w:rPr>
        <w:t>Not included in these analyses, however, is</w:t>
      </w:r>
      <w:r w:rsidR="00B51A26">
        <w:rPr>
          <w:rFonts w:ascii="Garamond" w:hAnsi="Garamond"/>
          <w:color w:val="000000"/>
        </w:rPr>
        <w:t xml:space="preserve"> </w:t>
      </w:r>
      <w:r w:rsidR="00887332">
        <w:rPr>
          <w:rFonts w:ascii="Garamond" w:hAnsi="Garamond"/>
          <w:color w:val="000000"/>
        </w:rPr>
        <w:t xml:space="preserve">a detailed </w:t>
      </w:r>
      <w:r w:rsidR="00B51A26">
        <w:rPr>
          <w:rFonts w:ascii="Garamond" w:hAnsi="Garamond"/>
          <w:color w:val="000000"/>
        </w:rPr>
        <w:t>assess</w:t>
      </w:r>
      <w:r w:rsidR="00887332">
        <w:rPr>
          <w:rFonts w:ascii="Garamond" w:hAnsi="Garamond"/>
          <w:color w:val="000000"/>
        </w:rPr>
        <w:t>ment</w:t>
      </w:r>
      <w:r w:rsidR="00D364EA">
        <w:rPr>
          <w:rFonts w:ascii="Garamond" w:hAnsi="Garamond"/>
          <w:color w:val="000000"/>
        </w:rPr>
        <w:t xml:space="preserve"> </w:t>
      </w:r>
      <w:r w:rsidR="00887332">
        <w:rPr>
          <w:rFonts w:ascii="Garamond" w:hAnsi="Garamond"/>
          <w:color w:val="000000"/>
        </w:rPr>
        <w:t xml:space="preserve">of the </w:t>
      </w:r>
      <w:r w:rsidR="00B51A26">
        <w:rPr>
          <w:rFonts w:ascii="Garamond" w:hAnsi="Garamond"/>
          <w:color w:val="000000"/>
        </w:rPr>
        <w:t xml:space="preserve"> </w:t>
      </w:r>
      <w:r w:rsidR="003D4130">
        <w:rPr>
          <w:rFonts w:ascii="Garamond" w:hAnsi="Garamond"/>
          <w:color w:val="000000"/>
        </w:rPr>
        <w:t xml:space="preserve">spatiotemporal patterns of recruitment and dominance among regenerating species across the gap environment, </w:t>
      </w:r>
      <w:r w:rsidR="00F000C2">
        <w:rPr>
          <w:rFonts w:ascii="Garamond" w:hAnsi="Garamond"/>
          <w:color w:val="000000"/>
        </w:rPr>
        <w:t xml:space="preserve">growth </w:t>
      </w:r>
      <w:r w:rsidR="003D4130">
        <w:rPr>
          <w:rFonts w:ascii="Garamond" w:hAnsi="Garamond"/>
          <w:color w:val="000000"/>
        </w:rPr>
        <w:t xml:space="preserve">and competitive dynamics </w:t>
      </w:r>
      <w:r>
        <w:rPr>
          <w:rFonts w:ascii="Garamond" w:hAnsi="Garamond"/>
          <w:color w:val="000000"/>
        </w:rPr>
        <w:t xml:space="preserve">in </w:t>
      </w:r>
      <w:r w:rsidR="00F000C2">
        <w:rPr>
          <w:rFonts w:ascii="Garamond" w:hAnsi="Garamond"/>
          <w:color w:val="000000"/>
        </w:rPr>
        <w:t xml:space="preserve">the regeneration </w:t>
      </w:r>
      <w:r w:rsidR="000E1541">
        <w:rPr>
          <w:rFonts w:ascii="Garamond" w:hAnsi="Garamond"/>
          <w:color w:val="000000"/>
        </w:rPr>
        <w:t>layer</w:t>
      </w:r>
      <w:r w:rsidR="00232DCB">
        <w:rPr>
          <w:rFonts w:ascii="Garamond" w:hAnsi="Garamond"/>
          <w:color w:val="000000"/>
        </w:rPr>
        <w:t xml:space="preserve">, </w:t>
      </w:r>
      <w:r w:rsidR="000E1541">
        <w:rPr>
          <w:rFonts w:ascii="Garamond" w:hAnsi="Garamond"/>
          <w:color w:val="000000"/>
        </w:rPr>
        <w:t xml:space="preserve">the effects of retention trees on the physiology and growth of regeneration, </w:t>
      </w:r>
      <w:r w:rsidR="007B31A5">
        <w:rPr>
          <w:rFonts w:ascii="Garamond" w:hAnsi="Garamond"/>
          <w:color w:val="000000"/>
        </w:rPr>
        <w:t xml:space="preserve">species differences and spatial </w:t>
      </w:r>
      <w:r>
        <w:rPr>
          <w:rFonts w:ascii="Garamond" w:hAnsi="Garamond"/>
          <w:color w:val="000000"/>
        </w:rPr>
        <w:t>patterns of</w:t>
      </w:r>
      <w:r w:rsidR="00F000C2">
        <w:rPr>
          <w:rFonts w:ascii="Garamond" w:hAnsi="Garamond"/>
          <w:color w:val="000000"/>
        </w:rPr>
        <w:t xml:space="preserve"> sur</w:t>
      </w:r>
      <w:r>
        <w:rPr>
          <w:rFonts w:ascii="Garamond" w:hAnsi="Garamond"/>
          <w:color w:val="000000"/>
        </w:rPr>
        <w:t xml:space="preserve">vival and </w:t>
      </w:r>
      <w:r w:rsidR="00232DCB">
        <w:rPr>
          <w:rFonts w:ascii="Garamond" w:hAnsi="Garamond"/>
          <w:color w:val="000000"/>
        </w:rPr>
        <w:t>growth response</w:t>
      </w:r>
      <w:r>
        <w:rPr>
          <w:rFonts w:ascii="Garamond" w:hAnsi="Garamond"/>
          <w:color w:val="000000"/>
        </w:rPr>
        <w:t xml:space="preserve"> among</w:t>
      </w:r>
      <w:r w:rsidR="007B31A5">
        <w:rPr>
          <w:rFonts w:ascii="Garamond" w:hAnsi="Garamond"/>
          <w:color w:val="000000"/>
        </w:rPr>
        <w:t xml:space="preserve"> retention trees</w:t>
      </w:r>
      <w:r w:rsidR="00232DCB">
        <w:rPr>
          <w:rFonts w:ascii="Garamond" w:hAnsi="Garamond"/>
          <w:color w:val="000000"/>
        </w:rPr>
        <w:t xml:space="preserve">, </w:t>
      </w:r>
      <w:r w:rsidR="00B51A26">
        <w:rPr>
          <w:rFonts w:ascii="Garamond" w:hAnsi="Garamond"/>
          <w:color w:val="000000"/>
        </w:rPr>
        <w:t>or</w:t>
      </w:r>
      <w:r w:rsidR="00232DCB">
        <w:rPr>
          <w:rFonts w:ascii="Garamond" w:hAnsi="Garamond"/>
          <w:color w:val="000000"/>
        </w:rPr>
        <w:t xml:space="preserve"> the </w:t>
      </w:r>
      <w:r w:rsidR="000E1541">
        <w:rPr>
          <w:rFonts w:ascii="Garamond" w:hAnsi="Garamond"/>
          <w:color w:val="000000"/>
        </w:rPr>
        <w:t>spatiotemporal</w:t>
      </w:r>
      <w:r w:rsidR="00232DCB">
        <w:rPr>
          <w:rFonts w:ascii="Garamond" w:hAnsi="Garamond"/>
          <w:color w:val="000000"/>
        </w:rPr>
        <w:t xml:space="preserve"> variability in physiological ecology of retention and regeneration within harvest gaps</w:t>
      </w:r>
      <w:r w:rsidR="00B51A26">
        <w:rPr>
          <w:rFonts w:ascii="Garamond" w:hAnsi="Garamond"/>
          <w:color w:val="000000"/>
        </w:rPr>
        <w:t xml:space="preserve">. </w:t>
      </w:r>
      <w:r w:rsidR="00D364EA">
        <w:rPr>
          <w:rFonts w:ascii="Garamond" w:hAnsi="Garamond"/>
          <w:color w:val="000000"/>
        </w:rPr>
        <w:t>These assessments</w:t>
      </w:r>
      <w:r w:rsidR="007B31A5">
        <w:rPr>
          <w:rFonts w:ascii="Garamond" w:hAnsi="Garamond"/>
          <w:color w:val="000000"/>
        </w:rPr>
        <w:t xml:space="preserve"> will be cru</w:t>
      </w:r>
      <w:r w:rsidR="00A2657C">
        <w:rPr>
          <w:rFonts w:ascii="Garamond" w:hAnsi="Garamond"/>
          <w:color w:val="000000"/>
        </w:rPr>
        <w:t xml:space="preserve">cial to determining </w:t>
      </w:r>
      <w:r w:rsidRPr="00F000C2">
        <w:rPr>
          <w:rFonts w:ascii="Garamond" w:hAnsi="Garamond"/>
          <w:color w:val="000000"/>
        </w:rPr>
        <w:t>the efficacy of these treatments in establishing and promoting the growth of</w:t>
      </w:r>
      <w:r w:rsidR="000E1541">
        <w:rPr>
          <w:rFonts w:ascii="Garamond" w:hAnsi="Garamond"/>
          <w:color w:val="000000"/>
        </w:rPr>
        <w:t xml:space="preserve"> desirable species mixtures, </w:t>
      </w:r>
      <w:r w:rsidR="007B31A5">
        <w:rPr>
          <w:rFonts w:ascii="Garamond" w:hAnsi="Garamond"/>
          <w:color w:val="000000"/>
        </w:rPr>
        <w:t xml:space="preserve">maintaining complex </w:t>
      </w:r>
      <w:r w:rsidRPr="00F000C2">
        <w:rPr>
          <w:rFonts w:ascii="Garamond" w:hAnsi="Garamond"/>
          <w:color w:val="000000"/>
        </w:rPr>
        <w:t xml:space="preserve">stand structures </w:t>
      </w:r>
      <w:r>
        <w:rPr>
          <w:rFonts w:ascii="Garamond" w:hAnsi="Garamond"/>
          <w:color w:val="000000"/>
        </w:rPr>
        <w:t>following harvesting</w:t>
      </w:r>
      <w:r w:rsidR="007B31A5">
        <w:rPr>
          <w:rFonts w:ascii="Garamond" w:hAnsi="Garamond"/>
          <w:color w:val="000000"/>
        </w:rPr>
        <w:t xml:space="preserve">, and </w:t>
      </w:r>
      <w:r w:rsidR="000E1541">
        <w:rPr>
          <w:rFonts w:ascii="Garamond" w:hAnsi="Garamond"/>
          <w:color w:val="000000"/>
        </w:rPr>
        <w:t xml:space="preserve">predicting patterns of future stand development, and </w:t>
      </w:r>
      <w:r w:rsidR="007B31A5">
        <w:rPr>
          <w:rFonts w:ascii="Garamond" w:hAnsi="Garamond"/>
          <w:color w:val="000000"/>
        </w:rPr>
        <w:t xml:space="preserve">therefore more broadly of assessing the role of natural disturbance based </w:t>
      </w:r>
      <w:proofErr w:type="spellStart"/>
      <w:r w:rsidR="007B31A5">
        <w:rPr>
          <w:rFonts w:ascii="Garamond" w:hAnsi="Garamond"/>
          <w:color w:val="000000"/>
        </w:rPr>
        <w:t>silvicultural</w:t>
      </w:r>
      <w:proofErr w:type="spellEnd"/>
      <w:r w:rsidR="007B31A5">
        <w:rPr>
          <w:rFonts w:ascii="Garamond" w:hAnsi="Garamond"/>
          <w:color w:val="000000"/>
        </w:rPr>
        <w:t xml:space="preserve"> </w:t>
      </w:r>
      <w:r w:rsidR="007B31A5" w:rsidRPr="00F000C2">
        <w:rPr>
          <w:rFonts w:ascii="Garamond" w:hAnsi="Garamond"/>
          <w:color w:val="000000"/>
        </w:rPr>
        <w:t>approach</w:t>
      </w:r>
      <w:r w:rsidR="007B31A5">
        <w:rPr>
          <w:rFonts w:ascii="Garamond" w:hAnsi="Garamond"/>
          <w:color w:val="000000"/>
        </w:rPr>
        <w:t>es</w:t>
      </w:r>
      <w:r w:rsidR="007B31A5" w:rsidRPr="00F000C2">
        <w:rPr>
          <w:rFonts w:ascii="Garamond" w:hAnsi="Garamond"/>
          <w:color w:val="000000"/>
        </w:rPr>
        <w:t xml:space="preserve"> for the broader </w:t>
      </w:r>
      <w:r w:rsidR="007B31A5">
        <w:rPr>
          <w:rFonts w:ascii="Garamond" w:hAnsi="Garamond"/>
          <w:color w:val="000000"/>
        </w:rPr>
        <w:t xml:space="preserve">Northern Forest </w:t>
      </w:r>
      <w:r w:rsidR="007B31A5" w:rsidRPr="00F000C2">
        <w:rPr>
          <w:rFonts w:ascii="Garamond" w:hAnsi="Garamond"/>
          <w:color w:val="000000"/>
        </w:rPr>
        <w:t>la</w:t>
      </w:r>
      <w:r w:rsidR="007B31A5">
        <w:rPr>
          <w:rFonts w:ascii="Garamond" w:hAnsi="Garamond"/>
          <w:color w:val="000000"/>
        </w:rPr>
        <w:t xml:space="preserve">ndscape. </w:t>
      </w:r>
      <w:r w:rsidR="007B31A5" w:rsidRPr="00F000C2">
        <w:rPr>
          <w:rFonts w:ascii="Garamond" w:hAnsi="Garamond"/>
          <w:color w:val="000000"/>
        </w:rPr>
        <w:t xml:space="preserve"> </w:t>
      </w:r>
    </w:p>
    <w:p w:rsidR="00B572F4" w:rsidRDefault="00B572F4" w:rsidP="00232547">
      <w:pPr>
        <w:rPr>
          <w:rFonts w:ascii="Garamond" w:hAnsi="Garamond"/>
          <w:b/>
        </w:rPr>
      </w:pPr>
    </w:p>
    <w:p w:rsidR="00232547" w:rsidRDefault="00232547" w:rsidP="00232547">
      <w:pPr>
        <w:rPr>
          <w:rFonts w:ascii="Garamond" w:hAnsi="Garamond"/>
          <w:b/>
        </w:rPr>
      </w:pPr>
      <w:r>
        <w:rPr>
          <w:rFonts w:ascii="Garamond" w:hAnsi="Garamond"/>
          <w:b/>
        </w:rPr>
        <w:lastRenderedPageBreak/>
        <w:t>Research Approach and Methodology:</w:t>
      </w:r>
    </w:p>
    <w:p w:rsidR="00AF137D" w:rsidRDefault="00AF137D" w:rsidP="00B51A26">
      <w:pPr>
        <w:pStyle w:val="ListParagraph"/>
        <w:ind w:left="0" w:firstLine="360"/>
        <w:rPr>
          <w:rFonts w:ascii="Garamond" w:hAnsi="Garamond"/>
          <w:szCs w:val="24"/>
        </w:rPr>
      </w:pPr>
      <w:r>
        <w:rPr>
          <w:rFonts w:ascii="Garamond" w:hAnsi="Garamond"/>
        </w:rPr>
        <w:t xml:space="preserve">This research project will capitalize on and extend the long-term data collected for the AFERP </w:t>
      </w:r>
      <w:r w:rsidR="00945F28">
        <w:rPr>
          <w:rFonts w:ascii="Garamond" w:hAnsi="Garamond"/>
        </w:rPr>
        <w:t xml:space="preserve">a nationally prominent </w:t>
      </w:r>
      <w:proofErr w:type="spellStart"/>
      <w:r>
        <w:rPr>
          <w:rFonts w:ascii="Garamond" w:hAnsi="Garamond"/>
        </w:rPr>
        <w:t>silvicultural</w:t>
      </w:r>
      <w:proofErr w:type="spellEnd"/>
      <w:r>
        <w:rPr>
          <w:rFonts w:ascii="Garamond" w:hAnsi="Garamond"/>
        </w:rPr>
        <w:t xml:space="preserve"> </w:t>
      </w:r>
      <w:ins w:id="7" w:author="Nathan" w:date="2013-10-18T15:06:00Z">
        <w:r w:rsidR="00945F28">
          <w:rPr>
            <w:rFonts w:ascii="Garamond" w:hAnsi="Garamond"/>
          </w:rPr>
          <w:t xml:space="preserve">experiment based on expanding gaps with retention trees (cite North and Keeton, Seymour 2005). </w:t>
        </w:r>
      </w:ins>
      <w:proofErr w:type="gramStart"/>
      <w:r>
        <w:rPr>
          <w:rFonts w:ascii="Garamond" w:hAnsi="Garamond"/>
        </w:rPr>
        <w:t>and</w:t>
      </w:r>
      <w:proofErr w:type="gramEnd"/>
      <w:r>
        <w:rPr>
          <w:rFonts w:ascii="Garamond" w:hAnsi="Garamond"/>
        </w:rPr>
        <w:t xml:space="preserve"> additional within-gap regeneration composition plots installed during the summer and autumn of 2013. In the AFERP experiment nine research areas, three in which 20% of the area is harvested using 0.2 ha expanding gaps with a 10-year regeneration period and 10% BA permanent retention, three in which 10% of the area is harvested using 0.1 ha expanding gaps with a 20-year regeneration period and 10% BA permanent retention, and three controls, have been monitored every 5 years since 1995. In addition to this permanent plot network, growth of retention trees has been monitored, and spatial location information currently exists for most retention trees within harvest gaps. A network of recently installed temporary regeneration plots exist in a subset of harvest gaps across the experiment, with dominant regeneration already identified and measured.</w:t>
      </w:r>
      <w:r>
        <w:rPr>
          <w:rFonts w:ascii="Garamond" w:hAnsi="Garamond"/>
          <w:szCs w:val="24"/>
        </w:rPr>
        <w:t xml:space="preserve"> </w:t>
      </w:r>
    </w:p>
    <w:p w:rsidR="00AF137D" w:rsidRDefault="00AF137D" w:rsidP="00B51A26">
      <w:pPr>
        <w:pStyle w:val="ListParagraph"/>
        <w:ind w:left="0" w:firstLine="360"/>
        <w:rPr>
          <w:rFonts w:ascii="Garamond" w:hAnsi="Garamond"/>
          <w:szCs w:val="24"/>
        </w:rPr>
      </w:pPr>
    </w:p>
    <w:p w:rsidR="00AF137D" w:rsidRDefault="00B51A26" w:rsidP="00B51A26">
      <w:pPr>
        <w:pStyle w:val="ListParagraph"/>
        <w:ind w:left="0" w:firstLine="360"/>
        <w:rPr>
          <w:rFonts w:ascii="Garamond" w:hAnsi="Garamond"/>
          <w:szCs w:val="24"/>
        </w:rPr>
      </w:pPr>
      <w:r>
        <w:rPr>
          <w:rFonts w:ascii="Garamond" w:hAnsi="Garamond"/>
          <w:szCs w:val="24"/>
        </w:rPr>
        <w:t>[Nathan…here are potential methods details….]</w:t>
      </w:r>
    </w:p>
    <w:p w:rsidR="00AF137D" w:rsidRDefault="00AF137D" w:rsidP="00B51A26">
      <w:pPr>
        <w:pStyle w:val="ListParagraph"/>
        <w:ind w:left="0" w:firstLine="360"/>
        <w:rPr>
          <w:rFonts w:ascii="Garamond" w:hAnsi="Garamond"/>
          <w:szCs w:val="24"/>
        </w:rPr>
      </w:pPr>
    </w:p>
    <w:p w:rsidR="00B51A26" w:rsidRDefault="00AF137D" w:rsidP="00B51A26">
      <w:pPr>
        <w:pStyle w:val="ListParagraph"/>
        <w:ind w:left="0" w:firstLine="360"/>
        <w:rPr>
          <w:rFonts w:ascii="Garamond" w:hAnsi="Garamond"/>
          <w:szCs w:val="24"/>
        </w:rPr>
      </w:pPr>
      <w:r>
        <w:rPr>
          <w:rFonts w:ascii="Garamond" w:hAnsi="Garamond"/>
          <w:szCs w:val="24"/>
        </w:rPr>
        <w:t>By design, the AFERP study has a strong spatial pattern, with carefully regulated, harvest-created gaps being a critical focus of each treatment prescription. Additionally, and unlike most managed-gap studies, AFERP prescribes structural retention of large trees within the harvest gaps in order to enhance complexity</w:t>
      </w:r>
    </w:p>
    <w:p w:rsidR="00B51A26" w:rsidRDefault="00B51A26" w:rsidP="00B51A26">
      <w:pPr>
        <w:pStyle w:val="ListParagraph"/>
        <w:numPr>
          <w:ilvl w:val="0"/>
          <w:numId w:val="7"/>
        </w:numPr>
        <w:rPr>
          <w:rFonts w:ascii="Garamond" w:hAnsi="Garamond"/>
          <w:szCs w:val="24"/>
        </w:rPr>
      </w:pPr>
      <w:r>
        <w:rPr>
          <w:rFonts w:ascii="Garamond" w:hAnsi="Garamond"/>
          <w:szCs w:val="24"/>
        </w:rPr>
        <w:t xml:space="preserve">Create a detailed “map” of each of the 6 AFERP Research Areas (RAs) which uniquely divides the stand into several categories relevant to the treatments: </w:t>
      </w:r>
      <w:proofErr w:type="spellStart"/>
      <w:r>
        <w:rPr>
          <w:rFonts w:ascii="Garamond" w:hAnsi="Garamond"/>
          <w:szCs w:val="24"/>
        </w:rPr>
        <w:t>unharvested</w:t>
      </w:r>
      <w:proofErr w:type="spellEnd"/>
      <w:r>
        <w:rPr>
          <w:rFonts w:ascii="Garamond" w:hAnsi="Garamond"/>
          <w:szCs w:val="24"/>
        </w:rPr>
        <w:t xml:space="preserve"> matrix (60 or 80%); harvest gaps 10 or 20% per entry x two entries; and crown-projection areas of the reserve trees within the gaps (not yet measured; prescribed to be 10%). Matrix conditions will be further subdivided into “intact” and “edge” (Arsenault and Saunders 2012) with “edge” defined here as the zone of expansion for the next harvest entry beginning in 2015. Create an analogous map for the 3 companion untreated RAs focusing on natural gaps.</w:t>
      </w:r>
    </w:p>
    <w:p w:rsidR="00B51A26" w:rsidRDefault="00B51A26" w:rsidP="00B51A26">
      <w:pPr>
        <w:pStyle w:val="ListParagraph"/>
        <w:numPr>
          <w:ilvl w:val="0"/>
          <w:numId w:val="7"/>
        </w:numPr>
        <w:rPr>
          <w:rFonts w:ascii="Garamond" w:hAnsi="Garamond"/>
          <w:szCs w:val="24"/>
        </w:rPr>
      </w:pPr>
      <w:r>
        <w:rPr>
          <w:rFonts w:ascii="Garamond" w:hAnsi="Garamond"/>
          <w:szCs w:val="24"/>
        </w:rPr>
        <w:t>Using these maps as sampling strata</w:t>
      </w:r>
      <w:proofErr w:type="gramStart"/>
      <w:r>
        <w:rPr>
          <w:rFonts w:ascii="Garamond" w:hAnsi="Garamond"/>
          <w:szCs w:val="24"/>
        </w:rPr>
        <w:t xml:space="preserve">,  </w:t>
      </w:r>
      <w:proofErr w:type="spellStart"/>
      <w:r>
        <w:rPr>
          <w:rFonts w:ascii="Garamond" w:hAnsi="Garamond"/>
          <w:szCs w:val="24"/>
        </w:rPr>
        <w:t>remeasure</w:t>
      </w:r>
      <w:proofErr w:type="spellEnd"/>
      <w:proofErr w:type="gramEnd"/>
      <w:r>
        <w:rPr>
          <w:rFonts w:ascii="Garamond" w:hAnsi="Garamond"/>
          <w:szCs w:val="24"/>
        </w:rPr>
        <w:t xml:space="preserve"> </w:t>
      </w:r>
      <w:r w:rsidR="00AF137D">
        <w:rPr>
          <w:rFonts w:ascii="Garamond" w:hAnsi="Garamond"/>
          <w:szCs w:val="24"/>
        </w:rPr>
        <w:t>……….[link this with the text below….]</w:t>
      </w:r>
    </w:p>
    <w:p w:rsidR="00B51A26" w:rsidRDefault="00B51A26" w:rsidP="00232547">
      <w:pPr>
        <w:rPr>
          <w:rFonts w:ascii="Garamond" w:hAnsi="Garamond"/>
          <w:b/>
        </w:rPr>
      </w:pPr>
    </w:p>
    <w:p w:rsidR="00A2657C" w:rsidRDefault="005B0384" w:rsidP="00232547">
      <w:pPr>
        <w:rPr>
          <w:rFonts w:ascii="Garamond" w:hAnsi="Garamond"/>
        </w:rPr>
      </w:pPr>
      <w:r>
        <w:rPr>
          <w:rFonts w:ascii="Garamond" w:hAnsi="Garamond"/>
        </w:rPr>
        <w:t xml:space="preserve"> </w:t>
      </w:r>
      <w:r>
        <w:rPr>
          <w:rFonts w:ascii="Garamond" w:hAnsi="Garamond"/>
        </w:rPr>
        <w:tab/>
      </w:r>
    </w:p>
    <w:p w:rsidR="0079559B" w:rsidRDefault="006B1634" w:rsidP="00232547">
      <w:pPr>
        <w:rPr>
          <w:rFonts w:ascii="Garamond" w:hAnsi="Garamond"/>
        </w:rPr>
      </w:pPr>
      <w:r>
        <w:rPr>
          <w:rFonts w:ascii="Garamond" w:hAnsi="Garamond"/>
        </w:rPr>
        <w:tab/>
      </w:r>
      <w:r w:rsidR="000E2AE6">
        <w:rPr>
          <w:rFonts w:ascii="Garamond" w:hAnsi="Garamond"/>
        </w:rPr>
        <w:t xml:space="preserve">30 individuals of each of 5 species in the regenerating cohort will be identified for destructive sampling. These </w:t>
      </w:r>
      <w:r>
        <w:rPr>
          <w:rFonts w:ascii="Garamond" w:hAnsi="Garamond"/>
        </w:rPr>
        <w:t xml:space="preserve">will be </w:t>
      </w:r>
      <w:r w:rsidR="00EB6E34">
        <w:rPr>
          <w:rFonts w:ascii="Garamond" w:hAnsi="Garamond"/>
        </w:rPr>
        <w:t xml:space="preserve">dominant trees </w:t>
      </w:r>
      <w:r>
        <w:rPr>
          <w:rFonts w:ascii="Garamond" w:hAnsi="Garamond"/>
        </w:rPr>
        <w:t xml:space="preserve">selected </w:t>
      </w:r>
      <w:r w:rsidR="00EB6E34">
        <w:rPr>
          <w:rFonts w:ascii="Garamond" w:hAnsi="Garamond"/>
        </w:rPr>
        <w:t>from currently existing regeneration plots and identified for dissection</w:t>
      </w:r>
      <w:r>
        <w:rPr>
          <w:rFonts w:ascii="Garamond" w:hAnsi="Garamond"/>
        </w:rPr>
        <w:t xml:space="preserve"> based on a random sample stratified by species and location within harvest expa</w:t>
      </w:r>
      <w:r w:rsidR="000E2AE6">
        <w:rPr>
          <w:rFonts w:ascii="Garamond" w:hAnsi="Garamond"/>
        </w:rPr>
        <w:t xml:space="preserve">nsions. Spatial position, light measurements using fisheye lens photography, and depth to seasonally high water table will be taken at the location of each destructively sampled individual. Destructive sampling </w:t>
      </w:r>
      <w:r w:rsidR="00EB6E34">
        <w:rPr>
          <w:rFonts w:ascii="Garamond" w:hAnsi="Garamond"/>
        </w:rPr>
        <w:t>will entail collecting stem cookies</w:t>
      </w:r>
      <w:r>
        <w:rPr>
          <w:rFonts w:ascii="Garamond" w:hAnsi="Garamond"/>
        </w:rPr>
        <w:t xml:space="preserve"> every 0.5 meter</w:t>
      </w:r>
      <w:r w:rsidR="00EB6E34">
        <w:rPr>
          <w:rFonts w:ascii="Garamond" w:hAnsi="Garamond"/>
        </w:rPr>
        <w:t>, random branch sampling to obtain leaf area and biomass estimates (</w:t>
      </w:r>
      <w:proofErr w:type="spellStart"/>
      <w:r w:rsidR="00EB6E34">
        <w:rPr>
          <w:rFonts w:ascii="Garamond" w:hAnsi="Garamond"/>
        </w:rPr>
        <w:t>Gr</w:t>
      </w:r>
      <w:r w:rsidR="000E2AE6">
        <w:rPr>
          <w:rFonts w:ascii="Garamond" w:hAnsi="Garamond"/>
        </w:rPr>
        <w:t>egoire</w:t>
      </w:r>
      <w:proofErr w:type="spellEnd"/>
      <w:r w:rsidR="000E2AE6">
        <w:rPr>
          <w:rFonts w:ascii="Garamond" w:hAnsi="Garamond"/>
        </w:rPr>
        <w:t xml:space="preserve"> and Valentine 2008)</w:t>
      </w:r>
      <w:r w:rsidR="00AB674C">
        <w:rPr>
          <w:rFonts w:ascii="Garamond" w:hAnsi="Garamond"/>
        </w:rPr>
        <w:t xml:space="preserve">, and the collection of woody material for stable </w:t>
      </w:r>
      <w:r w:rsidR="00205C69">
        <w:rPr>
          <w:rFonts w:ascii="Garamond" w:hAnsi="Garamond"/>
        </w:rPr>
        <w:t xml:space="preserve">carbon and oxygen </w:t>
      </w:r>
      <w:r w:rsidR="00AB674C">
        <w:rPr>
          <w:rFonts w:ascii="Garamond" w:hAnsi="Garamond"/>
        </w:rPr>
        <w:t>isotope analysis</w:t>
      </w:r>
      <w:r w:rsidR="000E2AE6">
        <w:rPr>
          <w:rFonts w:ascii="Garamond" w:hAnsi="Garamond"/>
        </w:rPr>
        <w:t>.</w:t>
      </w:r>
      <w:r w:rsidR="00205C69">
        <w:rPr>
          <w:rFonts w:ascii="Garamond" w:hAnsi="Garamond"/>
        </w:rPr>
        <w:t xml:space="preserve"> Effects of light environment, depth to water table, proximity to residual structure, and neighborhood density on species dominance, volume</w:t>
      </w:r>
      <w:r w:rsidR="000B3422">
        <w:rPr>
          <w:rFonts w:ascii="Garamond" w:hAnsi="Garamond"/>
        </w:rPr>
        <w:t xml:space="preserve"> growth</w:t>
      </w:r>
      <w:r w:rsidR="00205C69">
        <w:rPr>
          <w:rFonts w:ascii="Garamond" w:hAnsi="Garamond"/>
        </w:rPr>
        <w:t>, and leaf area will be tested using linear mixed-effects models.</w:t>
      </w:r>
      <w:r w:rsidR="00853C7F">
        <w:rPr>
          <w:rFonts w:ascii="Garamond" w:hAnsi="Garamond"/>
        </w:rPr>
        <w:t xml:space="preserve"> </w:t>
      </w:r>
      <w:proofErr w:type="spellStart"/>
      <w:r w:rsidR="00853C7F">
        <w:rPr>
          <w:rFonts w:ascii="Garamond" w:hAnsi="Garamond"/>
        </w:rPr>
        <w:t>Dendrochronological</w:t>
      </w:r>
      <w:proofErr w:type="spellEnd"/>
      <w:r w:rsidR="00853C7F">
        <w:rPr>
          <w:rFonts w:ascii="Garamond" w:hAnsi="Garamond"/>
        </w:rPr>
        <w:t xml:space="preserve"> a</w:t>
      </w:r>
      <w:r w:rsidR="00CA5018">
        <w:rPr>
          <w:rFonts w:ascii="Garamond" w:hAnsi="Garamond"/>
        </w:rPr>
        <w:t xml:space="preserve">nalysis will be used to describe differences in spatiotemporal </w:t>
      </w:r>
      <w:r w:rsidR="00853C7F">
        <w:rPr>
          <w:rFonts w:ascii="Garamond" w:hAnsi="Garamond"/>
        </w:rPr>
        <w:t xml:space="preserve">patterns of recruitment and release </w:t>
      </w:r>
      <w:r w:rsidR="00CA5018">
        <w:rPr>
          <w:rFonts w:ascii="Garamond" w:hAnsi="Garamond"/>
        </w:rPr>
        <w:t>between species. Spatiotemporal effects of harvest pattern</w:t>
      </w:r>
      <w:r w:rsidR="00853C7F">
        <w:rPr>
          <w:rFonts w:ascii="Garamond" w:hAnsi="Garamond"/>
        </w:rPr>
        <w:t xml:space="preserve"> on </w:t>
      </w:r>
      <w:r w:rsidR="00CA5018">
        <w:rPr>
          <w:rFonts w:ascii="Garamond" w:hAnsi="Garamond"/>
        </w:rPr>
        <w:t>gas exchange rates will be tested within the context of multilevel analysis of variance (ANOVA) models using pre- and post-harvest factor levels.</w:t>
      </w:r>
    </w:p>
    <w:p w:rsidR="00232547" w:rsidRDefault="00232547" w:rsidP="00232547">
      <w:pPr>
        <w:rPr>
          <w:rFonts w:ascii="Garamond" w:hAnsi="Garamond"/>
          <w:b/>
        </w:rPr>
      </w:pPr>
      <w:r>
        <w:rPr>
          <w:rFonts w:ascii="Garamond" w:hAnsi="Garamond"/>
          <w:b/>
        </w:rPr>
        <w:t>Expected Outcomes and Products:</w:t>
      </w:r>
    </w:p>
    <w:p w:rsidR="00DA22FC" w:rsidRDefault="00917001" w:rsidP="00232547">
      <w:pPr>
        <w:rPr>
          <w:rFonts w:ascii="Garamond" w:hAnsi="Garamond"/>
        </w:rPr>
      </w:pPr>
      <w:r>
        <w:rPr>
          <w:rFonts w:ascii="Garamond" w:hAnsi="Garamond"/>
        </w:rPr>
        <w:tab/>
      </w:r>
      <w:r w:rsidR="00032486">
        <w:rPr>
          <w:rFonts w:ascii="Garamond" w:hAnsi="Garamond"/>
          <w:color w:val="000000"/>
        </w:rPr>
        <w:t xml:space="preserve">In accomplishing our stated research goals the proposed project will </w:t>
      </w:r>
      <w:r w:rsidR="00032486" w:rsidRPr="00F000C2">
        <w:rPr>
          <w:rFonts w:ascii="Garamond" w:hAnsi="Garamond"/>
          <w:color w:val="000000"/>
        </w:rPr>
        <w:t>increase knowledge of the effect of spatial heterogeneity on the compositional, competitive and</w:t>
      </w:r>
      <w:r w:rsidR="00032486">
        <w:rPr>
          <w:rFonts w:ascii="Garamond" w:hAnsi="Garamond"/>
          <w:color w:val="000000"/>
        </w:rPr>
        <w:t xml:space="preserve"> growth dynamics of regenerating and retained vegetation</w:t>
      </w:r>
      <w:r w:rsidR="00032486" w:rsidRPr="00F000C2">
        <w:rPr>
          <w:rFonts w:ascii="Garamond" w:hAnsi="Garamond"/>
          <w:color w:val="000000"/>
        </w:rPr>
        <w:t xml:space="preserve"> within forest harvest gaps, as well as beginning to develop the </w:t>
      </w:r>
      <w:r w:rsidR="00032486" w:rsidRPr="00F000C2">
        <w:rPr>
          <w:rFonts w:ascii="Garamond" w:hAnsi="Garamond"/>
          <w:color w:val="000000"/>
        </w:rPr>
        <w:lastRenderedPageBreak/>
        <w:t xml:space="preserve">informational basis needed to adequately assess the efficacy and role of </w:t>
      </w:r>
      <w:r w:rsidR="00032486">
        <w:rPr>
          <w:rFonts w:ascii="Garamond" w:hAnsi="Garamond"/>
          <w:color w:val="000000"/>
        </w:rPr>
        <w:t>variable retention</w:t>
      </w:r>
      <w:r w:rsidR="00032486" w:rsidRPr="00F000C2">
        <w:rPr>
          <w:rFonts w:ascii="Garamond" w:hAnsi="Garamond"/>
          <w:color w:val="000000"/>
        </w:rPr>
        <w:t xml:space="preserve"> expanding gap </w:t>
      </w:r>
      <w:proofErr w:type="spellStart"/>
      <w:r w:rsidR="00032486" w:rsidRPr="00F000C2">
        <w:rPr>
          <w:rFonts w:ascii="Garamond" w:hAnsi="Garamond"/>
          <w:color w:val="000000"/>
        </w:rPr>
        <w:t>silvicultural</w:t>
      </w:r>
      <w:proofErr w:type="spellEnd"/>
      <w:r w:rsidR="00032486" w:rsidRPr="00F000C2">
        <w:rPr>
          <w:rFonts w:ascii="Garamond" w:hAnsi="Garamond"/>
          <w:color w:val="000000"/>
        </w:rPr>
        <w:t xml:space="preserve"> systems within the broader forest management toolbox</w:t>
      </w:r>
      <w:r w:rsidR="00AB674C">
        <w:rPr>
          <w:rFonts w:ascii="Garamond" w:hAnsi="Garamond"/>
          <w:color w:val="000000"/>
        </w:rPr>
        <w:t xml:space="preserve"> in the Northern Forest</w:t>
      </w:r>
      <w:r w:rsidR="00032486" w:rsidRPr="00F000C2">
        <w:rPr>
          <w:rFonts w:ascii="Garamond" w:hAnsi="Garamond"/>
          <w:color w:val="000000"/>
        </w:rPr>
        <w:t xml:space="preserve">. At its broadest scope, this project also makes a contribution in considering the level of complexity in management necessary to achieving </w:t>
      </w:r>
      <w:proofErr w:type="spellStart"/>
      <w:r w:rsidR="00032486" w:rsidRPr="00F000C2">
        <w:rPr>
          <w:rFonts w:ascii="Garamond" w:hAnsi="Garamond"/>
          <w:color w:val="000000"/>
        </w:rPr>
        <w:t>silvicultural</w:t>
      </w:r>
      <w:proofErr w:type="spellEnd"/>
      <w:r w:rsidR="00032486" w:rsidRPr="00F000C2">
        <w:rPr>
          <w:rFonts w:ascii="Garamond" w:hAnsi="Garamond"/>
          <w:color w:val="000000"/>
        </w:rPr>
        <w:t xml:space="preserve"> goals. </w:t>
      </w:r>
      <w:r w:rsidR="00AB674C">
        <w:rPr>
          <w:rFonts w:ascii="Garamond" w:hAnsi="Garamond"/>
        </w:rPr>
        <w:t>From our research, w</w:t>
      </w:r>
      <w:r>
        <w:rPr>
          <w:rFonts w:ascii="Garamond" w:hAnsi="Garamond"/>
        </w:rPr>
        <w:t>e plan to publish at least five pap</w:t>
      </w:r>
      <w:r w:rsidR="00AB674C">
        <w:rPr>
          <w:rFonts w:ascii="Garamond" w:hAnsi="Garamond"/>
        </w:rPr>
        <w:t xml:space="preserve">ers in the refereed literature. The first of these will </w:t>
      </w:r>
      <w:r>
        <w:rPr>
          <w:rFonts w:ascii="Garamond" w:hAnsi="Garamond"/>
        </w:rPr>
        <w:t>document release-potential of mature reserve trees and identifying</w:t>
      </w:r>
      <w:r w:rsidR="00020D1D">
        <w:rPr>
          <w:rFonts w:ascii="Garamond" w:hAnsi="Garamond"/>
        </w:rPr>
        <w:t xml:space="preserve"> individual tree characteristics as well as</w:t>
      </w:r>
      <w:r>
        <w:rPr>
          <w:rFonts w:ascii="Garamond" w:hAnsi="Garamond"/>
        </w:rPr>
        <w:t xml:space="preserve"> the spatial and environmental variables </w:t>
      </w:r>
      <w:r w:rsidR="00AB674C">
        <w:rPr>
          <w:rFonts w:ascii="Garamond" w:hAnsi="Garamond"/>
        </w:rPr>
        <w:t>that influence this release; the second will</w:t>
      </w:r>
      <w:r>
        <w:rPr>
          <w:rFonts w:ascii="Garamond" w:hAnsi="Garamond"/>
        </w:rPr>
        <w:t xml:space="preserve"> describ</w:t>
      </w:r>
      <w:r w:rsidR="00AB674C">
        <w:rPr>
          <w:rFonts w:ascii="Garamond" w:hAnsi="Garamond"/>
        </w:rPr>
        <w:t>e</w:t>
      </w:r>
      <w:r>
        <w:rPr>
          <w:rFonts w:ascii="Garamond" w:hAnsi="Garamond"/>
        </w:rPr>
        <w:t xml:space="preserve"> the factors that influence the persistence of reserve trees;</w:t>
      </w:r>
      <w:r w:rsidR="00AB674C">
        <w:rPr>
          <w:rFonts w:ascii="Garamond" w:hAnsi="Garamond"/>
        </w:rPr>
        <w:t xml:space="preserve"> the third will</w:t>
      </w:r>
      <w:r w:rsidR="00A52509">
        <w:rPr>
          <w:rFonts w:ascii="Garamond" w:hAnsi="Garamond"/>
        </w:rPr>
        <w:t xml:space="preserve"> examine patterns of growth and recruitment among dominant regenerating individuals, the fourth will describe the </w:t>
      </w:r>
      <w:r w:rsidR="00AB674C">
        <w:rPr>
          <w:rFonts w:ascii="Garamond" w:hAnsi="Garamond"/>
        </w:rPr>
        <w:t xml:space="preserve">impact of </w:t>
      </w:r>
      <w:r w:rsidR="00A52509">
        <w:rPr>
          <w:rFonts w:ascii="Garamond" w:hAnsi="Garamond"/>
        </w:rPr>
        <w:t xml:space="preserve">light, depth to water table, proximity to </w:t>
      </w:r>
      <w:r w:rsidR="00AB674C">
        <w:rPr>
          <w:rFonts w:ascii="Garamond" w:hAnsi="Garamond"/>
        </w:rPr>
        <w:t>residual structure and neighborhood co</w:t>
      </w:r>
      <w:r w:rsidR="00A52509">
        <w:rPr>
          <w:rFonts w:ascii="Garamond" w:hAnsi="Garamond"/>
        </w:rPr>
        <w:t>mpetition on the species, volume, and leaf area</w:t>
      </w:r>
      <w:r w:rsidR="00AB674C">
        <w:rPr>
          <w:rFonts w:ascii="Garamond" w:hAnsi="Garamond"/>
        </w:rPr>
        <w:t xml:space="preserve"> of </w:t>
      </w:r>
      <w:r w:rsidR="00A52509">
        <w:rPr>
          <w:rFonts w:ascii="Garamond" w:hAnsi="Garamond"/>
        </w:rPr>
        <w:t xml:space="preserve">dominant </w:t>
      </w:r>
      <w:r w:rsidR="00AB674C">
        <w:rPr>
          <w:rFonts w:ascii="Garamond" w:hAnsi="Garamond"/>
        </w:rPr>
        <w:t>regeneration</w:t>
      </w:r>
      <w:r w:rsidR="00205C69">
        <w:rPr>
          <w:rFonts w:ascii="Garamond" w:hAnsi="Garamond"/>
        </w:rPr>
        <w:t xml:space="preserve"> within the gap; the fourth will document </w:t>
      </w:r>
      <w:r w:rsidR="00A52509">
        <w:rPr>
          <w:rFonts w:ascii="Garamond" w:hAnsi="Garamond"/>
        </w:rPr>
        <w:t xml:space="preserve">physiological </w:t>
      </w:r>
      <w:r w:rsidR="00205C69">
        <w:rPr>
          <w:rFonts w:ascii="Garamond" w:hAnsi="Garamond"/>
        </w:rPr>
        <w:t>responses to rel</w:t>
      </w:r>
      <w:r w:rsidR="00A52509">
        <w:rPr>
          <w:rFonts w:ascii="Garamond" w:hAnsi="Garamond"/>
        </w:rPr>
        <w:t>ease in the regenerating cohort and examine potential correlates to growth</w:t>
      </w:r>
      <w:r w:rsidR="00205C69">
        <w:rPr>
          <w:rFonts w:ascii="Garamond" w:hAnsi="Garamond"/>
        </w:rPr>
        <w:t xml:space="preserve">; the fifth paper will </w:t>
      </w:r>
      <w:r w:rsidR="00A52509">
        <w:rPr>
          <w:rFonts w:ascii="Garamond" w:hAnsi="Garamond"/>
        </w:rPr>
        <w:t>be a synthesis paper describing the benefits and tradeoffs in growth and composition of regeneration versus the ecological benefits of variable retention</w:t>
      </w:r>
      <w:r w:rsidR="00205C69">
        <w:rPr>
          <w:rFonts w:ascii="Garamond" w:hAnsi="Garamond"/>
        </w:rPr>
        <w:t>.</w:t>
      </w: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A2657C" w:rsidRDefault="00A2657C" w:rsidP="00A2657C">
      <w:pPr>
        <w:rPr>
          <w:rFonts w:ascii="Garamond" w:hAnsi="Garamond"/>
          <w:b/>
        </w:rPr>
      </w:pPr>
      <w:r>
        <w:rPr>
          <w:rFonts w:ascii="Garamond" w:hAnsi="Garamond"/>
          <w:b/>
        </w:rPr>
        <w:t>Project Budget</w:t>
      </w:r>
    </w:p>
    <w:p w:rsidR="00A2657C" w:rsidRDefault="00A2657C" w:rsidP="00A2657C">
      <w:pPr>
        <w:rPr>
          <w:rFonts w:ascii="Garamond" w:hAnsi="Garamond"/>
          <w:b/>
        </w:rPr>
      </w:pPr>
    </w:p>
    <w:p w:rsidR="00A2657C" w:rsidRPr="003F1CA3" w:rsidRDefault="00A2657C" w:rsidP="00A2657C">
      <w:pPr>
        <w:rPr>
          <w:rFonts w:ascii="Garamond" w:hAnsi="Garamond"/>
          <w:b/>
        </w:rPr>
      </w:pPr>
    </w:p>
    <w:tbl>
      <w:tblPr>
        <w:tblStyle w:val="LightList"/>
        <w:tblW w:w="0" w:type="auto"/>
        <w:tblLook w:val="04A0" w:firstRow="1" w:lastRow="0" w:firstColumn="1" w:lastColumn="0" w:noHBand="0" w:noVBand="1"/>
      </w:tblPr>
      <w:tblGrid>
        <w:gridCol w:w="3618"/>
        <w:gridCol w:w="1800"/>
        <w:gridCol w:w="1764"/>
        <w:gridCol w:w="2394"/>
      </w:tblGrid>
      <w:tr w:rsidR="00A265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A2657C" w:rsidRPr="003F1CA3" w:rsidRDefault="00A2657C" w:rsidP="003F1CA3">
            <w:pPr>
              <w:jc w:val="center"/>
              <w:rPr>
                <w:rFonts w:ascii="Garamond" w:hAnsi="Garamond"/>
                <w:b w:val="0"/>
              </w:rPr>
            </w:pPr>
            <w:r w:rsidRPr="003F1CA3">
              <w:rPr>
                <w:rFonts w:ascii="Garamond" w:hAnsi="Garamond"/>
                <w:b w:val="0"/>
              </w:rPr>
              <w:t>Expense</w:t>
            </w:r>
          </w:p>
        </w:tc>
        <w:tc>
          <w:tcPr>
            <w:tcW w:w="1800" w:type="dxa"/>
          </w:tcPr>
          <w:p w:rsidR="00A2657C" w:rsidRPr="003F1CA3" w:rsidRDefault="00A2657C" w:rsidP="003F1CA3">
            <w:pPr>
              <w:jc w:val="center"/>
              <w:cnfStyle w:val="100000000000" w:firstRow="1" w:lastRow="0" w:firstColumn="0" w:lastColumn="0" w:oddVBand="0" w:evenVBand="0" w:oddHBand="0" w:evenHBand="0" w:firstRowFirstColumn="0" w:firstRowLastColumn="0" w:lastRowFirstColumn="0" w:lastRowLastColumn="0"/>
              <w:rPr>
                <w:rFonts w:ascii="Garamond" w:hAnsi="Garamond"/>
                <w:b w:val="0"/>
              </w:rPr>
            </w:pPr>
            <w:r w:rsidRPr="003F1CA3">
              <w:rPr>
                <w:rFonts w:ascii="Garamond" w:hAnsi="Garamond"/>
                <w:b w:val="0"/>
              </w:rPr>
              <w:t>Year 1</w:t>
            </w:r>
          </w:p>
        </w:tc>
        <w:tc>
          <w:tcPr>
            <w:tcW w:w="1764" w:type="dxa"/>
          </w:tcPr>
          <w:p w:rsidR="00A2657C" w:rsidRPr="003F1CA3" w:rsidRDefault="00A2657C" w:rsidP="003F1CA3">
            <w:pPr>
              <w:jc w:val="center"/>
              <w:cnfStyle w:val="100000000000" w:firstRow="1" w:lastRow="0" w:firstColumn="0" w:lastColumn="0" w:oddVBand="0" w:evenVBand="0" w:oddHBand="0" w:evenHBand="0" w:firstRowFirstColumn="0" w:firstRowLastColumn="0" w:lastRowFirstColumn="0" w:lastRowLastColumn="0"/>
              <w:rPr>
                <w:rFonts w:ascii="Garamond" w:hAnsi="Garamond"/>
                <w:b w:val="0"/>
              </w:rPr>
            </w:pPr>
            <w:r w:rsidRPr="003F1CA3">
              <w:rPr>
                <w:rFonts w:ascii="Garamond" w:hAnsi="Garamond"/>
                <w:b w:val="0"/>
              </w:rPr>
              <w:t>Year 2</w:t>
            </w:r>
          </w:p>
        </w:tc>
        <w:tc>
          <w:tcPr>
            <w:tcW w:w="2394" w:type="dxa"/>
          </w:tcPr>
          <w:p w:rsidR="00A2657C" w:rsidRPr="003F1CA3" w:rsidRDefault="00A2657C" w:rsidP="003F1CA3">
            <w:pPr>
              <w:jc w:val="center"/>
              <w:cnfStyle w:val="100000000000" w:firstRow="1" w:lastRow="0" w:firstColumn="0" w:lastColumn="0" w:oddVBand="0" w:evenVBand="0" w:oddHBand="0" w:evenHBand="0" w:firstRowFirstColumn="0" w:firstRowLastColumn="0" w:lastRowFirstColumn="0" w:lastRowLastColumn="0"/>
              <w:rPr>
                <w:rFonts w:ascii="Garamond" w:hAnsi="Garamond"/>
                <w:b w:val="0"/>
              </w:rPr>
            </w:pPr>
            <w:r w:rsidRPr="003F1CA3">
              <w:rPr>
                <w:rFonts w:ascii="Garamond" w:hAnsi="Garamond"/>
                <w:b w:val="0"/>
              </w:rPr>
              <w:t>Total</w:t>
            </w:r>
          </w:p>
        </w:tc>
      </w:tr>
      <w:tr w:rsidR="00A26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3F1CA3">
            <w:pPr>
              <w:rPr>
                <w:rFonts w:ascii="Garamond" w:hAnsi="Garamond"/>
                <w:b w:val="0"/>
              </w:rPr>
            </w:pPr>
            <w:r w:rsidRPr="00E54A51">
              <w:rPr>
                <w:rFonts w:ascii="Garamond" w:hAnsi="Garamond"/>
                <w:b w:val="0"/>
              </w:rPr>
              <w:t>1 PI summer salary (Seymour)</w:t>
            </w:r>
          </w:p>
        </w:tc>
        <w:tc>
          <w:tcPr>
            <w:tcW w:w="1800"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$7,913</w:t>
            </w:r>
          </w:p>
        </w:tc>
        <w:tc>
          <w:tcPr>
            <w:tcW w:w="176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p>
        </w:tc>
        <w:tc>
          <w:tcPr>
            <w:tcW w:w="239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$7,913</w:t>
            </w:r>
          </w:p>
        </w:tc>
      </w:tr>
      <w:tr w:rsidR="00A2657C">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b w:val="0"/>
              </w:rPr>
            </w:pPr>
            <w:r w:rsidRPr="00E54A51">
              <w:rPr>
                <w:rFonts w:ascii="Garamond" w:hAnsi="Garamond"/>
                <w:b w:val="0"/>
              </w:rPr>
              <w:t>2 Graduate student assistantship (2)</w:t>
            </w:r>
          </w:p>
        </w:tc>
        <w:tc>
          <w:tcPr>
            <w:tcW w:w="1800"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15,000</w:t>
            </w:r>
          </w:p>
        </w:tc>
        <w:tc>
          <w:tcPr>
            <w:tcW w:w="1764"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$17,000</w:t>
            </w:r>
          </w:p>
        </w:tc>
        <w:tc>
          <w:tcPr>
            <w:tcW w:w="2394"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32,000</w:t>
            </w:r>
          </w:p>
        </w:tc>
      </w:tr>
      <w:tr w:rsidR="00A26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b w:val="0"/>
              </w:rPr>
            </w:pPr>
            <w:r w:rsidRPr="00E54A51">
              <w:rPr>
                <w:rFonts w:ascii="Garamond" w:hAnsi="Garamond"/>
                <w:b w:val="0"/>
              </w:rPr>
              <w:t>3 Travel</w:t>
            </w:r>
          </w:p>
        </w:tc>
        <w:tc>
          <w:tcPr>
            <w:tcW w:w="1800"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2,000</w:t>
            </w:r>
          </w:p>
        </w:tc>
        <w:tc>
          <w:tcPr>
            <w:tcW w:w="176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1,000</w:t>
            </w:r>
          </w:p>
        </w:tc>
        <w:tc>
          <w:tcPr>
            <w:tcW w:w="239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3,000</w:t>
            </w:r>
          </w:p>
        </w:tc>
      </w:tr>
      <w:tr w:rsidR="00A2657C">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b w:val="0"/>
              </w:rPr>
            </w:pPr>
          </w:p>
        </w:tc>
        <w:tc>
          <w:tcPr>
            <w:tcW w:w="1800" w:type="dxa"/>
          </w:tcPr>
          <w:p w:rsidR="00A2657C" w:rsidRDefault="00A2657C" w:rsidP="003F1CA3">
            <w:pPr>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764"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rsidR="00A2657C" w:rsidRDefault="00A2657C" w:rsidP="003F1CA3">
            <w:pPr>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A26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b w:val="0"/>
              </w:rPr>
            </w:pPr>
            <w:r w:rsidRPr="00E54A51">
              <w:rPr>
                <w:rFonts w:ascii="Garamond" w:hAnsi="Garamond"/>
                <w:b w:val="0"/>
              </w:rPr>
              <w:t>4 Field equipment and office supplies</w:t>
            </w:r>
          </w:p>
        </w:tc>
        <w:tc>
          <w:tcPr>
            <w:tcW w:w="1800" w:type="dxa"/>
          </w:tcPr>
          <w:p w:rsidR="00A2657C" w:rsidRDefault="00A2657C" w:rsidP="003F1CA3">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2,000</w:t>
            </w:r>
          </w:p>
        </w:tc>
        <w:tc>
          <w:tcPr>
            <w:tcW w:w="176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p>
        </w:tc>
        <w:tc>
          <w:tcPr>
            <w:tcW w:w="2394" w:type="dxa"/>
          </w:tcPr>
          <w:p w:rsidR="00A2657C" w:rsidRDefault="00A2657C" w:rsidP="003F1CA3">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2,000</w:t>
            </w:r>
          </w:p>
        </w:tc>
      </w:tr>
      <w:tr w:rsidR="00A2657C">
        <w:trPr>
          <w:trHeight w:val="323"/>
        </w:trPr>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b w:val="0"/>
              </w:rPr>
            </w:pPr>
          </w:p>
        </w:tc>
        <w:tc>
          <w:tcPr>
            <w:tcW w:w="1800"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764"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A2657C">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b w:val="0"/>
              </w:rPr>
            </w:pPr>
            <w:r w:rsidRPr="00E54A51">
              <w:rPr>
                <w:rFonts w:ascii="Garamond" w:hAnsi="Garamond"/>
                <w:b w:val="0"/>
              </w:rPr>
              <w:t>5 Analysis</w:t>
            </w:r>
          </w:p>
        </w:tc>
        <w:tc>
          <w:tcPr>
            <w:tcW w:w="1800"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20,000</w:t>
            </w:r>
          </w:p>
        </w:tc>
        <w:tc>
          <w:tcPr>
            <w:tcW w:w="176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p>
        </w:tc>
        <w:tc>
          <w:tcPr>
            <w:tcW w:w="239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20,000</w:t>
            </w:r>
          </w:p>
        </w:tc>
      </w:tr>
      <w:tr w:rsidR="00A2657C">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rPr>
            </w:pPr>
          </w:p>
        </w:tc>
        <w:tc>
          <w:tcPr>
            <w:tcW w:w="1800"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b/>
              </w:rPr>
            </w:pPr>
          </w:p>
        </w:tc>
        <w:tc>
          <w:tcPr>
            <w:tcW w:w="1764"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b/>
              </w:rPr>
            </w:pPr>
          </w:p>
        </w:tc>
        <w:tc>
          <w:tcPr>
            <w:tcW w:w="2394" w:type="dxa"/>
          </w:tcPr>
          <w:p w:rsidR="00A2657C" w:rsidRPr="003F1CA3" w:rsidRDefault="00A2657C" w:rsidP="00E54A51">
            <w:pPr>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A26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rPr>
            </w:pPr>
            <w:r w:rsidRPr="00E54A51">
              <w:rPr>
                <w:rFonts w:ascii="Garamond" w:hAnsi="Garamond"/>
              </w:rPr>
              <w:t>Total request from NSRC</w:t>
            </w:r>
          </w:p>
        </w:tc>
        <w:tc>
          <w:tcPr>
            <w:tcW w:w="1800" w:type="dxa"/>
          </w:tcPr>
          <w:p w:rsidR="00A2657C" w:rsidRPr="003F1CA3"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b/>
              </w:rPr>
            </w:pPr>
            <w:r>
              <w:rPr>
                <w:rFonts w:ascii="Garamond" w:hAnsi="Garamond"/>
                <w:b/>
              </w:rPr>
              <w:t>$48</w:t>
            </w:r>
            <w:r w:rsidRPr="003F1CA3">
              <w:rPr>
                <w:rFonts w:ascii="Garamond" w:hAnsi="Garamond"/>
                <w:b/>
              </w:rPr>
              <w:t>,913</w:t>
            </w:r>
          </w:p>
        </w:tc>
        <w:tc>
          <w:tcPr>
            <w:tcW w:w="1764" w:type="dxa"/>
          </w:tcPr>
          <w:p w:rsidR="00A2657C" w:rsidRPr="003F1CA3"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b/>
              </w:rPr>
            </w:pPr>
            <w:r>
              <w:rPr>
                <w:rFonts w:ascii="Garamond" w:hAnsi="Garamond"/>
                <w:b/>
              </w:rPr>
              <w:t>18</w:t>
            </w:r>
            <w:r w:rsidRPr="003F1CA3">
              <w:rPr>
                <w:rFonts w:ascii="Garamond" w:hAnsi="Garamond"/>
                <w:b/>
              </w:rPr>
              <w:t>,000</w:t>
            </w:r>
          </w:p>
        </w:tc>
        <w:tc>
          <w:tcPr>
            <w:tcW w:w="2394" w:type="dxa"/>
          </w:tcPr>
          <w:p w:rsidR="00A2657C" w:rsidRPr="003F1CA3" w:rsidRDefault="00A2657C" w:rsidP="00E54A51">
            <w:pPr>
              <w:cnfStyle w:val="000000100000" w:firstRow="0" w:lastRow="0" w:firstColumn="0" w:lastColumn="0" w:oddVBand="0" w:evenVBand="0" w:oddHBand="1" w:evenHBand="0" w:firstRowFirstColumn="0" w:firstRowLastColumn="0" w:lastRowFirstColumn="0" w:lastRowLastColumn="0"/>
              <w:rPr>
                <w:rFonts w:ascii="Garamond" w:hAnsi="Garamond"/>
                <w:b/>
              </w:rPr>
            </w:pPr>
            <w:r w:rsidRPr="003F1CA3">
              <w:rPr>
                <w:rFonts w:ascii="Garamond" w:hAnsi="Garamond"/>
                <w:b/>
              </w:rPr>
              <w:t>$</w:t>
            </w:r>
            <w:r>
              <w:rPr>
                <w:rFonts w:ascii="Garamond" w:hAnsi="Garamond"/>
                <w:b/>
              </w:rPr>
              <w:t>66</w:t>
            </w:r>
            <w:r w:rsidRPr="003F1CA3">
              <w:rPr>
                <w:rFonts w:ascii="Garamond" w:hAnsi="Garamond"/>
                <w:b/>
              </w:rPr>
              <w:t>,913</w:t>
            </w:r>
          </w:p>
        </w:tc>
      </w:tr>
    </w:tbl>
    <w:p w:rsidR="00A2657C" w:rsidRDefault="00A2657C" w:rsidP="00A2657C">
      <w:pPr>
        <w:rPr>
          <w:rFonts w:ascii="Garamond" w:hAnsi="Garamond"/>
        </w:rPr>
      </w:pPr>
    </w:p>
    <w:p w:rsidR="00A2657C" w:rsidRDefault="00A2657C" w:rsidP="00A2657C">
      <w:pPr>
        <w:rPr>
          <w:rFonts w:ascii="Garamond" w:hAnsi="Garamond"/>
          <w:b/>
        </w:rPr>
      </w:pPr>
      <w:r w:rsidRPr="003F1CA3">
        <w:rPr>
          <w:rFonts w:ascii="Garamond" w:hAnsi="Garamond"/>
          <w:b/>
        </w:rPr>
        <w:t>Budget Justification</w:t>
      </w:r>
    </w:p>
    <w:p w:rsidR="00A2657C" w:rsidRDefault="00A2657C" w:rsidP="00A2657C">
      <w:pPr>
        <w:rPr>
          <w:rFonts w:ascii="Garamond" w:hAnsi="Garamond"/>
          <w:b/>
        </w:rPr>
      </w:pPr>
    </w:p>
    <w:p w:rsidR="00A2657C" w:rsidRDefault="00A2657C" w:rsidP="00A2657C">
      <w:pPr>
        <w:rPr>
          <w:rFonts w:ascii="Garamond" w:hAnsi="Garamond"/>
          <w:b/>
        </w:rPr>
      </w:pPr>
      <w:proofErr w:type="gramStart"/>
      <w:r>
        <w:rPr>
          <w:rFonts w:ascii="Garamond" w:hAnsi="Garamond"/>
          <w:b/>
        </w:rPr>
        <w:t>1  -</w:t>
      </w:r>
      <w:proofErr w:type="gramEnd"/>
      <w:r>
        <w:rPr>
          <w:rFonts w:ascii="Garamond" w:hAnsi="Garamond"/>
          <w:b/>
        </w:rPr>
        <w:t xml:space="preserve">  Project oversight by PI (2 weeks + 51% overhead)</w:t>
      </w:r>
    </w:p>
    <w:p w:rsidR="00A2657C" w:rsidRDefault="00A2657C" w:rsidP="00A2657C">
      <w:pPr>
        <w:rPr>
          <w:rFonts w:ascii="Garamond" w:hAnsi="Garamond"/>
          <w:b/>
        </w:rPr>
      </w:pPr>
      <w:r>
        <w:rPr>
          <w:rFonts w:ascii="Garamond" w:hAnsi="Garamond"/>
          <w:b/>
        </w:rPr>
        <w:t>2  - M.S. graduate student stipend supplements ($500/month for twelve month, plus an  addition full support for 4 months at $2000/month) and PhD graduate student stipend ($750/ month for twenty-four months)</w:t>
      </w:r>
    </w:p>
    <w:p w:rsidR="00A2657C" w:rsidRDefault="00A2657C" w:rsidP="00A2657C">
      <w:pPr>
        <w:rPr>
          <w:rFonts w:ascii="Garamond" w:hAnsi="Garamond"/>
          <w:b/>
        </w:rPr>
      </w:pPr>
      <w:r>
        <w:rPr>
          <w:rFonts w:ascii="Garamond" w:hAnsi="Garamond"/>
          <w:b/>
        </w:rPr>
        <w:t>3 – Daily travel to and from study sites; presentations at regional meetings</w:t>
      </w:r>
    </w:p>
    <w:p w:rsidR="00A2657C" w:rsidRDefault="00A2657C" w:rsidP="00A2657C">
      <w:pPr>
        <w:rPr>
          <w:rFonts w:ascii="Garamond" w:hAnsi="Garamond"/>
          <w:b/>
        </w:rPr>
      </w:pPr>
      <w:r>
        <w:rPr>
          <w:rFonts w:ascii="Garamond" w:hAnsi="Garamond"/>
          <w:b/>
        </w:rPr>
        <w:t>4 – Miscellaneous field supplies and equipment</w:t>
      </w:r>
    </w:p>
    <w:p w:rsidR="00A2657C" w:rsidRDefault="00A2657C" w:rsidP="00A2657C">
      <w:pPr>
        <w:rPr>
          <w:rFonts w:ascii="Garamond" w:hAnsi="Garamond"/>
          <w:b/>
        </w:rPr>
      </w:pPr>
      <w:r>
        <w:rPr>
          <w:rFonts w:ascii="Garamond" w:hAnsi="Garamond"/>
          <w:b/>
        </w:rPr>
        <w:t xml:space="preserve">5 – Wood mounts for cores, labor for sample preparation, and oxygen and carbon isotope fractionation analysis for samples. Collect 4 samples from 30 individuals for 3 species in </w:t>
      </w:r>
      <w:r>
        <w:rPr>
          <w:rFonts w:ascii="Garamond" w:hAnsi="Garamond"/>
          <w:b/>
        </w:rPr>
        <w:lastRenderedPageBreak/>
        <w:t xml:space="preserve">both retention and regeneration layers. Estimated cost for analysis of oxygen samples: $16. Estimated cost for analysis of </w:t>
      </w:r>
    </w:p>
    <w:p w:rsidR="00A2657C" w:rsidRDefault="00A2657C" w:rsidP="00A2657C">
      <w:pPr>
        <w:rPr>
          <w:rFonts w:ascii="Garamond" w:hAnsi="Garamond"/>
          <w:b/>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550E6B" w:rsidRDefault="00550E6B" w:rsidP="00232547">
      <w:pPr>
        <w:rPr>
          <w:rFonts w:ascii="Garamond" w:hAnsi="Garamond"/>
        </w:rPr>
      </w:pPr>
    </w:p>
    <w:p w:rsidR="004C4B19" w:rsidRDefault="004C4B19" w:rsidP="00232547">
      <w:pPr>
        <w:rPr>
          <w:rFonts w:ascii="Garamond" w:hAnsi="Garamond"/>
        </w:rPr>
      </w:pPr>
    </w:p>
    <w:p w:rsidR="004C4B19" w:rsidRDefault="004C4B19" w:rsidP="00232547">
      <w:pPr>
        <w:rPr>
          <w:rFonts w:ascii="Garamond" w:hAnsi="Garamond"/>
        </w:rPr>
      </w:pPr>
    </w:p>
    <w:p w:rsidR="004C4B19" w:rsidRDefault="004C4B19" w:rsidP="00232547">
      <w:pPr>
        <w:rPr>
          <w:rFonts w:ascii="Garamond" w:hAnsi="Garamond"/>
        </w:rPr>
      </w:pPr>
    </w:p>
    <w:p w:rsidR="004C4B19" w:rsidRDefault="004C4B19" w:rsidP="00232547">
      <w:pPr>
        <w:rPr>
          <w:rFonts w:ascii="Garamond" w:hAnsi="Garamond"/>
        </w:rPr>
      </w:pPr>
    </w:p>
    <w:p w:rsidR="004C4B19" w:rsidRDefault="00DA22FC" w:rsidP="00ED77E7">
      <w:pPr>
        <w:rPr>
          <w:rFonts w:ascii="Garamond" w:hAnsi="Garamond"/>
        </w:rPr>
      </w:pPr>
      <w:r>
        <w:rPr>
          <w:rFonts w:ascii="Garamond" w:hAnsi="Garamond"/>
        </w:rPr>
        <w:t>______________________________________________________________________________</w:t>
      </w:r>
      <w:r w:rsidR="00917001">
        <w:rPr>
          <w:rFonts w:ascii="Garamond" w:hAnsi="Garamond"/>
        </w:rPr>
        <w:t xml:space="preserve">  </w:t>
      </w:r>
    </w:p>
    <w:p w:rsidR="00ED77E7" w:rsidRDefault="00ED77E7" w:rsidP="00ED77E7">
      <w:pPr>
        <w:rPr>
          <w:rFonts w:ascii="Garamond" w:hAnsi="Garamond"/>
        </w:rPr>
      </w:pPr>
      <w:r>
        <w:rPr>
          <w:rFonts w:ascii="Garamond" w:hAnsi="Garamond"/>
          <w:b/>
        </w:rPr>
        <w:t>Literature Cited</w:t>
      </w:r>
    </w:p>
    <w:p w:rsidR="00ED77E7" w:rsidRPr="00FD52AF" w:rsidRDefault="00ED77E7" w:rsidP="00232547">
      <w:pPr>
        <w:rPr>
          <w:rFonts w:ascii="Garamond" w:hAnsi="Garamond"/>
          <w:b/>
          <w:sz w:val="32"/>
        </w:rPr>
      </w:pPr>
    </w:p>
    <w:p w:rsidR="00550E6B" w:rsidRPr="00FD52AF" w:rsidRDefault="00550E6B" w:rsidP="00550E6B">
      <w:pPr>
        <w:rPr>
          <w:rFonts w:ascii="Garamond" w:hAnsi="Garamond"/>
        </w:rPr>
      </w:pPr>
      <w:proofErr w:type="spellStart"/>
      <w:r w:rsidRPr="00FD52AF">
        <w:rPr>
          <w:rFonts w:ascii="Garamond" w:hAnsi="Garamond"/>
        </w:rPr>
        <w:t>Bevilacqua</w:t>
      </w:r>
      <w:proofErr w:type="spellEnd"/>
      <w:r w:rsidRPr="00FD52AF">
        <w:rPr>
          <w:rFonts w:ascii="Garamond" w:hAnsi="Garamond"/>
        </w:rPr>
        <w:t xml:space="preserve"> et al. Long-term differential stem growth responses in mature eastern white pine following release from competition. </w:t>
      </w:r>
      <w:proofErr w:type="gramStart"/>
      <w:r w:rsidRPr="00FD52AF">
        <w:rPr>
          <w:rFonts w:ascii="Garamond" w:hAnsi="Garamond"/>
        </w:rPr>
        <w:t>Canadian Journal of Forest Research.</w:t>
      </w:r>
      <w:proofErr w:type="gramEnd"/>
      <w:r w:rsidRPr="00FD52AF">
        <w:rPr>
          <w:rFonts w:ascii="Garamond" w:hAnsi="Garamond"/>
        </w:rPr>
        <w:t xml:space="preserve"> 35, 3 511-519. </w:t>
      </w:r>
    </w:p>
    <w:p w:rsidR="00FD52AF" w:rsidRPr="00FD52AF" w:rsidRDefault="00FD52AF" w:rsidP="00FD52AF">
      <w:pPr>
        <w:rPr>
          <w:rFonts w:ascii="Garamond" w:hAnsi="Garamond"/>
        </w:rPr>
      </w:pPr>
    </w:p>
    <w:p w:rsidR="00FD52AF" w:rsidRPr="00FD52AF" w:rsidRDefault="00FD52AF" w:rsidP="004C4B19">
      <w:pPr>
        <w:rPr>
          <w:rFonts w:ascii="Garamond" w:hAnsi="Garamond"/>
        </w:rPr>
      </w:pPr>
      <w:proofErr w:type="spellStart"/>
      <w:proofErr w:type="gramStart"/>
      <w:r w:rsidRPr="00FD52AF">
        <w:rPr>
          <w:rFonts w:ascii="Garamond" w:hAnsi="Garamond"/>
        </w:rPr>
        <w:t>Bladon</w:t>
      </w:r>
      <w:proofErr w:type="spellEnd"/>
      <w:r w:rsidRPr="00FD52AF">
        <w:rPr>
          <w:rFonts w:ascii="Garamond" w:hAnsi="Garamond"/>
        </w:rPr>
        <w:t xml:space="preserve">, K.D., </w:t>
      </w:r>
      <w:proofErr w:type="spellStart"/>
      <w:r w:rsidRPr="00FD52AF">
        <w:rPr>
          <w:rFonts w:ascii="Garamond" w:hAnsi="Garamond"/>
        </w:rPr>
        <w:t>Silins</w:t>
      </w:r>
      <w:proofErr w:type="spellEnd"/>
      <w:r w:rsidRPr="00FD52AF">
        <w:rPr>
          <w:rFonts w:ascii="Garamond" w:hAnsi="Garamond"/>
        </w:rPr>
        <w:t xml:space="preserve">, U., </w:t>
      </w:r>
      <w:proofErr w:type="spellStart"/>
      <w:r w:rsidRPr="00FD52AF">
        <w:rPr>
          <w:rFonts w:ascii="Garamond" w:hAnsi="Garamond"/>
        </w:rPr>
        <w:t>Landhausser</w:t>
      </w:r>
      <w:proofErr w:type="spellEnd"/>
      <w:r w:rsidRPr="00FD52AF">
        <w:rPr>
          <w:rFonts w:ascii="Garamond" w:hAnsi="Garamond"/>
        </w:rPr>
        <w:t xml:space="preserve">, S.M., and </w:t>
      </w:r>
      <w:proofErr w:type="spellStart"/>
      <w:r w:rsidRPr="00FD52AF">
        <w:rPr>
          <w:rFonts w:ascii="Garamond" w:hAnsi="Garamond"/>
        </w:rPr>
        <w:t>Lieffers</w:t>
      </w:r>
      <w:proofErr w:type="spellEnd"/>
      <w:r w:rsidRPr="00FD52AF">
        <w:rPr>
          <w:rFonts w:ascii="Garamond" w:hAnsi="Garamond"/>
        </w:rPr>
        <w:t>, V.J. 2006.</w:t>
      </w:r>
      <w:proofErr w:type="gramEnd"/>
      <w:r w:rsidRPr="00FD52AF">
        <w:rPr>
          <w:rFonts w:ascii="Garamond" w:hAnsi="Garamond"/>
        </w:rPr>
        <w:t xml:space="preserve"> </w:t>
      </w:r>
      <w:proofErr w:type="gramStart"/>
      <w:r w:rsidRPr="00FD52AF">
        <w:rPr>
          <w:rFonts w:ascii="Garamond" w:hAnsi="Garamond"/>
        </w:rPr>
        <w:t>Differential transpiration by three boreal tree species in response to evaporative demand after variable retention harvesting.</w:t>
      </w:r>
      <w:proofErr w:type="gramEnd"/>
      <w:r w:rsidRPr="00FD52AF">
        <w:rPr>
          <w:rFonts w:ascii="Garamond" w:hAnsi="Garamond"/>
        </w:rPr>
        <w:t xml:space="preserve"> Agric. For. </w:t>
      </w:r>
      <w:proofErr w:type="spellStart"/>
      <w:proofErr w:type="gramStart"/>
      <w:r w:rsidRPr="00FD52AF">
        <w:rPr>
          <w:rFonts w:ascii="Garamond" w:hAnsi="Garamond"/>
        </w:rPr>
        <w:t>Meteorol</w:t>
      </w:r>
      <w:proofErr w:type="spellEnd"/>
      <w:r w:rsidRPr="00FD52AF">
        <w:rPr>
          <w:rFonts w:ascii="Garamond" w:hAnsi="Garamond"/>
        </w:rPr>
        <w:t>.</w:t>
      </w:r>
      <w:proofErr w:type="gramEnd"/>
      <w:r w:rsidRPr="00FD52AF">
        <w:rPr>
          <w:rFonts w:ascii="Garamond" w:hAnsi="Garamond"/>
        </w:rPr>
        <w:t xml:space="preserve"> 138: 104-119. doi:10.1016/j.agrformet.2006.03.015.</w:t>
      </w:r>
    </w:p>
    <w:p w:rsidR="00FD52AF" w:rsidRPr="00FD52AF" w:rsidRDefault="00FD52AF" w:rsidP="00FD52AF">
      <w:pPr>
        <w:rPr>
          <w:rFonts w:ascii="Garamond" w:hAnsi="Garamond"/>
        </w:rPr>
      </w:pPr>
    </w:p>
    <w:p w:rsidR="00FD52AF" w:rsidRPr="00FD52AF" w:rsidRDefault="00FD52AF" w:rsidP="00FD52AF">
      <w:pPr>
        <w:rPr>
          <w:rFonts w:ascii="Garamond" w:hAnsi="Garamond"/>
        </w:rPr>
      </w:pPr>
      <w:proofErr w:type="spellStart"/>
      <w:proofErr w:type="gramStart"/>
      <w:r w:rsidRPr="00FD52AF">
        <w:rPr>
          <w:rFonts w:ascii="Garamond" w:hAnsi="Garamond"/>
        </w:rPr>
        <w:t>Bladon</w:t>
      </w:r>
      <w:proofErr w:type="spellEnd"/>
      <w:r w:rsidRPr="00FD52AF">
        <w:rPr>
          <w:rFonts w:ascii="Garamond" w:hAnsi="Garamond"/>
        </w:rPr>
        <w:t xml:space="preserve">, K.D., </w:t>
      </w:r>
      <w:proofErr w:type="spellStart"/>
      <w:r w:rsidRPr="00FD52AF">
        <w:rPr>
          <w:rFonts w:ascii="Garamond" w:hAnsi="Garamond"/>
        </w:rPr>
        <w:t>Silins</w:t>
      </w:r>
      <w:proofErr w:type="spellEnd"/>
      <w:r w:rsidRPr="00FD52AF">
        <w:rPr>
          <w:rFonts w:ascii="Garamond" w:hAnsi="Garamond"/>
        </w:rPr>
        <w:t xml:space="preserve">, U., </w:t>
      </w:r>
      <w:proofErr w:type="spellStart"/>
      <w:r w:rsidRPr="00FD52AF">
        <w:rPr>
          <w:rFonts w:ascii="Garamond" w:hAnsi="Garamond"/>
        </w:rPr>
        <w:t>Landhausser</w:t>
      </w:r>
      <w:proofErr w:type="spellEnd"/>
      <w:r w:rsidRPr="00FD52AF">
        <w:rPr>
          <w:rFonts w:ascii="Garamond" w:hAnsi="Garamond"/>
        </w:rPr>
        <w:t xml:space="preserve">, S.M., Messier, C., and </w:t>
      </w:r>
      <w:proofErr w:type="spellStart"/>
      <w:r w:rsidRPr="00FD52AF">
        <w:rPr>
          <w:rFonts w:ascii="Garamond" w:hAnsi="Garamond"/>
        </w:rPr>
        <w:t>Liefers</w:t>
      </w:r>
      <w:proofErr w:type="spellEnd"/>
      <w:r w:rsidRPr="00FD52AF">
        <w:rPr>
          <w:rFonts w:ascii="Garamond" w:hAnsi="Garamond"/>
        </w:rPr>
        <w:t>, V.J. 2007.</w:t>
      </w:r>
      <w:proofErr w:type="gramEnd"/>
      <w:r w:rsidRPr="00FD52AF">
        <w:rPr>
          <w:rFonts w:ascii="Garamond" w:hAnsi="Garamond"/>
        </w:rPr>
        <w:t xml:space="preserve"> Carbon isotope discrimination and water stress in trembling aspen following variable </w:t>
      </w:r>
      <w:proofErr w:type="spellStart"/>
      <w:r w:rsidRPr="00FD52AF">
        <w:rPr>
          <w:rFonts w:ascii="Garamond" w:hAnsi="Garamond"/>
        </w:rPr>
        <w:t>retnention</w:t>
      </w:r>
      <w:proofErr w:type="spellEnd"/>
      <w:r w:rsidRPr="00FD52AF">
        <w:rPr>
          <w:rFonts w:ascii="Garamond" w:hAnsi="Garamond"/>
        </w:rPr>
        <w:t xml:space="preserve"> harvesting. Tree Physiol. 27: 1067-1071. PMID</w:t>
      </w:r>
      <w:proofErr w:type="gramStart"/>
      <w:r w:rsidRPr="00FD52AF">
        <w:rPr>
          <w:rFonts w:ascii="Garamond" w:hAnsi="Garamond"/>
        </w:rPr>
        <w:t>:17403660</w:t>
      </w:r>
      <w:proofErr w:type="gramEnd"/>
      <w:r w:rsidRPr="00FD52AF">
        <w:rPr>
          <w:rFonts w:ascii="Garamond" w:hAnsi="Garamond"/>
        </w:rPr>
        <w:t>.</w:t>
      </w:r>
    </w:p>
    <w:p w:rsidR="00FD52AF" w:rsidRPr="00FD52AF" w:rsidRDefault="00FD52AF" w:rsidP="00FD52AF">
      <w:pPr>
        <w:rPr>
          <w:rFonts w:ascii="Garamond" w:hAnsi="Garamond"/>
        </w:rPr>
      </w:pPr>
    </w:p>
    <w:p w:rsidR="00FD52AF" w:rsidRPr="00FD52AF" w:rsidRDefault="00FD52AF" w:rsidP="00FD52AF">
      <w:pPr>
        <w:rPr>
          <w:rFonts w:ascii="Garamond" w:hAnsi="Garamond"/>
        </w:rPr>
      </w:pPr>
      <w:proofErr w:type="gramStart"/>
      <w:r w:rsidRPr="00FD52AF">
        <w:rPr>
          <w:rFonts w:ascii="Garamond" w:hAnsi="Garamond"/>
        </w:rPr>
        <w:t>Douglas, E.M. and Fairbank, C.A. 2011.</w:t>
      </w:r>
      <w:proofErr w:type="gramEnd"/>
      <w:r w:rsidRPr="00FD52AF">
        <w:rPr>
          <w:rFonts w:ascii="Garamond" w:hAnsi="Garamond"/>
        </w:rPr>
        <w:t xml:space="preserve"> Is precipitation in northern New England becoming more extreme? </w:t>
      </w:r>
      <w:proofErr w:type="gramStart"/>
      <w:r w:rsidRPr="00FD52AF">
        <w:rPr>
          <w:rFonts w:ascii="Garamond" w:hAnsi="Garamond"/>
        </w:rPr>
        <w:t>Statistical analysis of extreme rainfall in Massachusetts, New Hampshire, and Maine and updated estimates of the 100-year storm.</w:t>
      </w:r>
      <w:proofErr w:type="gramEnd"/>
      <w:r w:rsidRPr="00FD52AF">
        <w:rPr>
          <w:rFonts w:ascii="Garamond" w:hAnsi="Garamond"/>
        </w:rPr>
        <w:t xml:space="preserve"> J. </w:t>
      </w:r>
      <w:proofErr w:type="spellStart"/>
      <w:r w:rsidRPr="00FD52AF">
        <w:rPr>
          <w:rFonts w:ascii="Garamond" w:hAnsi="Garamond"/>
        </w:rPr>
        <w:t>Hydrol</w:t>
      </w:r>
      <w:proofErr w:type="spellEnd"/>
      <w:r w:rsidRPr="00FD52AF">
        <w:rPr>
          <w:rFonts w:ascii="Garamond" w:hAnsi="Garamond"/>
        </w:rPr>
        <w:t>. Eng. 16: 203-217.</w:t>
      </w:r>
    </w:p>
    <w:p w:rsidR="00FD52AF" w:rsidRPr="00FD52AF" w:rsidRDefault="00FD52AF" w:rsidP="00FD52AF">
      <w:pPr>
        <w:rPr>
          <w:rFonts w:ascii="Garamond" w:hAnsi="Garamond"/>
        </w:rPr>
      </w:pPr>
    </w:p>
    <w:p w:rsidR="00FD52AF" w:rsidRPr="00FD52AF" w:rsidRDefault="00FD52AF" w:rsidP="00FD52AF">
      <w:pPr>
        <w:rPr>
          <w:rFonts w:ascii="Garamond" w:hAnsi="Garamond"/>
        </w:rPr>
      </w:pPr>
      <w:proofErr w:type="spellStart"/>
      <w:proofErr w:type="gramStart"/>
      <w:r w:rsidRPr="00FD52AF">
        <w:rPr>
          <w:rFonts w:ascii="Garamond" w:hAnsi="Garamond"/>
        </w:rPr>
        <w:t>Fraver</w:t>
      </w:r>
      <w:proofErr w:type="spellEnd"/>
      <w:r w:rsidRPr="00FD52AF">
        <w:rPr>
          <w:rFonts w:ascii="Garamond" w:hAnsi="Garamond"/>
        </w:rPr>
        <w:t xml:space="preserve">, S., Seymour, R.S., </w:t>
      </w:r>
      <w:proofErr w:type="spellStart"/>
      <w:r w:rsidRPr="00FD52AF">
        <w:rPr>
          <w:rFonts w:ascii="Garamond" w:hAnsi="Garamond"/>
        </w:rPr>
        <w:t>Speer</w:t>
      </w:r>
      <w:proofErr w:type="spellEnd"/>
      <w:r w:rsidRPr="00FD52AF">
        <w:rPr>
          <w:rFonts w:ascii="Garamond" w:hAnsi="Garamond"/>
        </w:rPr>
        <w:t>, J.H., and White, A.S. 2007.</w:t>
      </w:r>
      <w:proofErr w:type="gramEnd"/>
      <w:r w:rsidRPr="00FD52AF">
        <w:rPr>
          <w:rFonts w:ascii="Garamond" w:hAnsi="Garamond"/>
        </w:rPr>
        <w:t xml:space="preserve"> </w:t>
      </w:r>
      <w:proofErr w:type="spellStart"/>
      <w:proofErr w:type="gramStart"/>
      <w:r w:rsidRPr="00FD52AF">
        <w:rPr>
          <w:rFonts w:ascii="Garamond" w:hAnsi="Garamond"/>
        </w:rPr>
        <w:t>Dendrochronological</w:t>
      </w:r>
      <w:proofErr w:type="spellEnd"/>
      <w:r w:rsidRPr="00FD52AF">
        <w:rPr>
          <w:rFonts w:ascii="Garamond" w:hAnsi="Garamond"/>
        </w:rPr>
        <w:t xml:space="preserve"> reconstruction of spruce budworm outbreaks in northern Maine, USA.</w:t>
      </w:r>
      <w:proofErr w:type="gramEnd"/>
      <w:r w:rsidRPr="00FD52AF">
        <w:rPr>
          <w:rFonts w:ascii="Garamond" w:hAnsi="Garamond"/>
        </w:rPr>
        <w:t xml:space="preserve"> Can. J. For. Res. 37: 523-529. </w:t>
      </w:r>
    </w:p>
    <w:p w:rsidR="00FD52AF" w:rsidRPr="00FD52AF" w:rsidRDefault="00FD52AF" w:rsidP="00FD52AF">
      <w:pPr>
        <w:rPr>
          <w:rFonts w:ascii="Garamond" w:hAnsi="Garamond"/>
        </w:rPr>
      </w:pPr>
    </w:p>
    <w:p w:rsidR="00FD52AF" w:rsidRPr="00FD52AF" w:rsidRDefault="00FD52AF" w:rsidP="00FD52AF">
      <w:pPr>
        <w:rPr>
          <w:rFonts w:ascii="Garamond" w:hAnsi="Garamond"/>
          <w:b/>
          <w:szCs w:val="24"/>
        </w:rPr>
      </w:pPr>
      <w:proofErr w:type="spellStart"/>
      <w:proofErr w:type="gramStart"/>
      <w:r w:rsidRPr="00FD52AF">
        <w:rPr>
          <w:rFonts w:ascii="Garamond" w:hAnsi="Garamond"/>
          <w:szCs w:val="24"/>
        </w:rPr>
        <w:t>Guiterman</w:t>
      </w:r>
      <w:proofErr w:type="spellEnd"/>
      <w:r w:rsidRPr="00FD52AF">
        <w:rPr>
          <w:rFonts w:ascii="Garamond" w:hAnsi="Garamond"/>
          <w:szCs w:val="24"/>
        </w:rPr>
        <w:t xml:space="preserve">, C. H., R. S. Seymour, and A.W. </w:t>
      </w:r>
      <w:proofErr w:type="spellStart"/>
      <w:r w:rsidRPr="00FD52AF">
        <w:rPr>
          <w:rFonts w:ascii="Garamond" w:hAnsi="Garamond"/>
          <w:szCs w:val="24"/>
        </w:rPr>
        <w:t>Weiskittel</w:t>
      </w:r>
      <w:proofErr w:type="spellEnd"/>
      <w:r w:rsidRPr="00FD52AF">
        <w:rPr>
          <w:rFonts w:ascii="Garamond" w:hAnsi="Garamond"/>
          <w:szCs w:val="24"/>
        </w:rPr>
        <w:t>.</w:t>
      </w:r>
      <w:proofErr w:type="gramEnd"/>
      <w:r w:rsidRPr="00FD52AF">
        <w:rPr>
          <w:rFonts w:ascii="Garamond" w:hAnsi="Garamond"/>
          <w:szCs w:val="24"/>
        </w:rPr>
        <w:t xml:space="preserve">  </w:t>
      </w:r>
      <w:proofErr w:type="gramStart"/>
      <w:r w:rsidRPr="00FD52AF">
        <w:rPr>
          <w:rFonts w:ascii="Garamond" w:hAnsi="Garamond"/>
          <w:szCs w:val="24"/>
        </w:rPr>
        <w:t>accepted</w:t>
      </w:r>
      <w:proofErr w:type="gramEnd"/>
      <w:r w:rsidRPr="00FD52AF">
        <w:rPr>
          <w:rFonts w:ascii="Garamond" w:hAnsi="Garamond"/>
          <w:szCs w:val="24"/>
        </w:rPr>
        <w:t xml:space="preserve">.  Influence of contrasting thinning regimes on leaf area index of </w:t>
      </w:r>
      <w:proofErr w:type="spellStart"/>
      <w:r w:rsidRPr="00FD52AF">
        <w:rPr>
          <w:rFonts w:ascii="Garamond" w:hAnsi="Garamond"/>
          <w:i/>
          <w:szCs w:val="24"/>
        </w:rPr>
        <w:t>Pinus</w:t>
      </w:r>
      <w:proofErr w:type="spellEnd"/>
      <w:r w:rsidRPr="00FD52AF">
        <w:rPr>
          <w:rFonts w:ascii="Garamond" w:hAnsi="Garamond"/>
          <w:i/>
          <w:szCs w:val="24"/>
        </w:rPr>
        <w:t xml:space="preserve"> </w:t>
      </w:r>
      <w:proofErr w:type="spellStart"/>
      <w:r w:rsidRPr="00FD52AF">
        <w:rPr>
          <w:rFonts w:ascii="Garamond" w:hAnsi="Garamond"/>
          <w:i/>
          <w:szCs w:val="24"/>
        </w:rPr>
        <w:t>strobus</w:t>
      </w:r>
      <w:proofErr w:type="spellEnd"/>
      <w:r w:rsidRPr="00FD52AF">
        <w:rPr>
          <w:rFonts w:ascii="Garamond" w:hAnsi="Garamond"/>
          <w:szCs w:val="24"/>
        </w:rPr>
        <w:t xml:space="preserve">: long-term trends predicted from </w:t>
      </w:r>
      <w:proofErr w:type="spellStart"/>
      <w:r w:rsidRPr="00FD52AF">
        <w:rPr>
          <w:rFonts w:ascii="Garamond" w:hAnsi="Garamond"/>
          <w:szCs w:val="24"/>
        </w:rPr>
        <w:t>allometric</w:t>
      </w:r>
      <w:proofErr w:type="spellEnd"/>
      <w:r w:rsidRPr="00FD52AF">
        <w:rPr>
          <w:rFonts w:ascii="Garamond" w:hAnsi="Garamond"/>
          <w:szCs w:val="24"/>
        </w:rPr>
        <w:t xml:space="preserve"> equations and </w:t>
      </w:r>
      <w:proofErr w:type="spellStart"/>
      <w:r w:rsidRPr="00FD52AF">
        <w:rPr>
          <w:rFonts w:ascii="Garamond" w:hAnsi="Garamond"/>
          <w:szCs w:val="24"/>
        </w:rPr>
        <w:t>litterfall</w:t>
      </w:r>
      <w:proofErr w:type="spellEnd"/>
      <w:r w:rsidRPr="00FD52AF">
        <w:rPr>
          <w:rFonts w:ascii="Garamond" w:hAnsi="Garamond"/>
          <w:szCs w:val="24"/>
        </w:rPr>
        <w:t xml:space="preserve"> data.  </w:t>
      </w:r>
      <w:proofErr w:type="gramStart"/>
      <w:r w:rsidRPr="00FD52AF">
        <w:rPr>
          <w:rFonts w:ascii="Garamond" w:hAnsi="Garamond"/>
          <w:szCs w:val="24"/>
        </w:rPr>
        <w:t>Forest Science.</w:t>
      </w:r>
      <w:proofErr w:type="gramEnd"/>
      <w:r w:rsidRPr="00FD52AF">
        <w:rPr>
          <w:rFonts w:ascii="Garamond" w:hAnsi="Garamond"/>
          <w:szCs w:val="24"/>
        </w:rPr>
        <w:t xml:space="preserve">  </w:t>
      </w:r>
    </w:p>
    <w:p w:rsidR="00FD52AF" w:rsidRPr="00FD52AF" w:rsidRDefault="00FD52AF" w:rsidP="00FD52AF">
      <w:pPr>
        <w:rPr>
          <w:rFonts w:ascii="Garamond" w:hAnsi="Garamond"/>
        </w:rPr>
      </w:pPr>
    </w:p>
    <w:p w:rsidR="00FD52AF" w:rsidRPr="00FD52AF" w:rsidRDefault="00FD52AF" w:rsidP="00FD52AF">
      <w:pPr>
        <w:rPr>
          <w:rFonts w:ascii="Garamond" w:hAnsi="Garamond"/>
        </w:rPr>
      </w:pPr>
      <w:proofErr w:type="spellStart"/>
      <w:proofErr w:type="gramStart"/>
      <w:r w:rsidRPr="00FD52AF">
        <w:rPr>
          <w:rFonts w:ascii="Garamond" w:hAnsi="Garamond"/>
        </w:rPr>
        <w:t>Hennigar</w:t>
      </w:r>
      <w:proofErr w:type="spellEnd"/>
      <w:r w:rsidRPr="00FD52AF">
        <w:rPr>
          <w:rFonts w:ascii="Garamond" w:hAnsi="Garamond"/>
        </w:rPr>
        <w:t>, C.R., Wilson, J.S., MacLean, D.A., and Wagner, R.G. 2011.</w:t>
      </w:r>
      <w:proofErr w:type="gramEnd"/>
      <w:r w:rsidRPr="00FD52AF">
        <w:rPr>
          <w:rFonts w:ascii="Garamond" w:hAnsi="Garamond"/>
        </w:rPr>
        <w:t xml:space="preserve"> </w:t>
      </w:r>
      <w:proofErr w:type="gramStart"/>
      <w:r w:rsidRPr="00FD52AF">
        <w:rPr>
          <w:rFonts w:ascii="Garamond" w:hAnsi="Garamond"/>
        </w:rPr>
        <w:t>Applying a spruce budworm decision support system to Maine: Projecting spruce-fir volume impacts under alternative management and outbreak scenarios.</w:t>
      </w:r>
      <w:proofErr w:type="gramEnd"/>
      <w:r w:rsidRPr="00FD52AF">
        <w:rPr>
          <w:rFonts w:ascii="Garamond" w:hAnsi="Garamond"/>
        </w:rPr>
        <w:t xml:space="preserve"> Journal of Forestry 109, 6: 332.</w:t>
      </w:r>
    </w:p>
    <w:p w:rsidR="00FD52AF" w:rsidRPr="00FD52AF" w:rsidRDefault="00FD52AF" w:rsidP="00232547">
      <w:pPr>
        <w:rPr>
          <w:rFonts w:ascii="Garamond" w:hAnsi="Garamond"/>
          <w:b/>
          <w:sz w:val="32"/>
        </w:rPr>
      </w:pPr>
    </w:p>
    <w:p w:rsidR="00FD52AF" w:rsidRPr="00FD52AF" w:rsidRDefault="00FD52AF" w:rsidP="00FD52AF">
      <w:pPr>
        <w:rPr>
          <w:rFonts w:ascii="Garamond" w:hAnsi="Garamond"/>
        </w:rPr>
      </w:pPr>
      <w:proofErr w:type="gramStart"/>
      <w:r w:rsidRPr="00FD52AF">
        <w:rPr>
          <w:rFonts w:ascii="Garamond" w:hAnsi="Garamond"/>
        </w:rPr>
        <w:t>O’Hara, K.L. 2001.</w:t>
      </w:r>
      <w:proofErr w:type="gramEnd"/>
      <w:r w:rsidRPr="00FD52AF">
        <w:rPr>
          <w:rFonts w:ascii="Garamond" w:hAnsi="Garamond"/>
        </w:rPr>
        <w:t xml:space="preserve"> </w:t>
      </w:r>
      <w:proofErr w:type="gramStart"/>
      <w:r w:rsidRPr="00FD52AF">
        <w:rPr>
          <w:rFonts w:ascii="Garamond" w:hAnsi="Garamond"/>
        </w:rPr>
        <w:t xml:space="preserve">The </w:t>
      </w:r>
      <w:proofErr w:type="spellStart"/>
      <w:r w:rsidRPr="00FD52AF">
        <w:rPr>
          <w:rFonts w:ascii="Garamond" w:hAnsi="Garamond"/>
        </w:rPr>
        <w:t>silviculture</w:t>
      </w:r>
      <w:proofErr w:type="spellEnd"/>
      <w:r w:rsidRPr="00FD52AF">
        <w:rPr>
          <w:rFonts w:ascii="Garamond" w:hAnsi="Garamond"/>
        </w:rPr>
        <w:t xml:space="preserve"> of transformation – a commentary.</w:t>
      </w:r>
      <w:proofErr w:type="gramEnd"/>
      <w:r w:rsidRPr="00FD52AF">
        <w:rPr>
          <w:rFonts w:ascii="Garamond" w:hAnsi="Garamond"/>
        </w:rPr>
        <w:t xml:space="preserve"> </w:t>
      </w:r>
      <w:proofErr w:type="gramStart"/>
      <w:r w:rsidRPr="00FD52AF">
        <w:rPr>
          <w:rFonts w:ascii="Garamond" w:hAnsi="Garamond"/>
        </w:rPr>
        <w:t>Forest Ecology Managem</w:t>
      </w:r>
      <w:r w:rsidR="009E1FF1">
        <w:rPr>
          <w:rFonts w:ascii="Garamond" w:hAnsi="Garamond"/>
        </w:rPr>
        <w:t>ent.</w:t>
      </w:r>
      <w:proofErr w:type="gramEnd"/>
      <w:r w:rsidR="009E1FF1">
        <w:rPr>
          <w:rFonts w:ascii="Garamond" w:hAnsi="Garamond"/>
        </w:rPr>
        <w:t xml:space="preserve"> 151: </w:t>
      </w:r>
      <w:r w:rsidRPr="00FD52AF">
        <w:rPr>
          <w:rFonts w:ascii="Garamond" w:hAnsi="Garamond"/>
        </w:rPr>
        <w:t>81-86.</w:t>
      </w:r>
    </w:p>
    <w:p w:rsidR="00FD52AF" w:rsidRPr="00FD52AF" w:rsidRDefault="00FD52AF" w:rsidP="00FD52AF">
      <w:pPr>
        <w:rPr>
          <w:rFonts w:ascii="Garamond" w:hAnsi="Garamond"/>
        </w:rPr>
      </w:pPr>
    </w:p>
    <w:p w:rsidR="00FD52AF" w:rsidRPr="00FD52AF" w:rsidRDefault="00FD52AF" w:rsidP="00FD52AF">
      <w:pPr>
        <w:rPr>
          <w:rFonts w:ascii="Garamond" w:hAnsi="Garamond"/>
        </w:rPr>
      </w:pPr>
      <w:proofErr w:type="gramStart"/>
      <w:r w:rsidRPr="00FD52AF">
        <w:rPr>
          <w:rFonts w:ascii="Garamond" w:hAnsi="Garamond"/>
        </w:rPr>
        <w:lastRenderedPageBreak/>
        <w:t>Powers ,</w:t>
      </w:r>
      <w:proofErr w:type="gramEnd"/>
      <w:r w:rsidRPr="00FD52AF">
        <w:rPr>
          <w:rFonts w:ascii="Garamond" w:hAnsi="Garamond"/>
        </w:rPr>
        <w:t xml:space="preserve"> M.D., Webster, C. R., </w:t>
      </w:r>
      <w:proofErr w:type="spellStart"/>
      <w:r w:rsidRPr="00FD52AF">
        <w:rPr>
          <w:rFonts w:ascii="Garamond" w:hAnsi="Garamond"/>
        </w:rPr>
        <w:t>Pregitzer</w:t>
      </w:r>
      <w:proofErr w:type="spellEnd"/>
      <w:r w:rsidRPr="00FD52AF">
        <w:rPr>
          <w:rFonts w:ascii="Garamond" w:hAnsi="Garamond"/>
        </w:rPr>
        <w:t xml:space="preserve">, K.S., and </w:t>
      </w:r>
      <w:proofErr w:type="spellStart"/>
      <w:r w:rsidRPr="00FD52AF">
        <w:rPr>
          <w:rFonts w:ascii="Garamond" w:hAnsi="Garamond"/>
        </w:rPr>
        <w:t>Palik</w:t>
      </w:r>
      <w:proofErr w:type="spellEnd"/>
      <w:r w:rsidRPr="00FD52AF">
        <w:rPr>
          <w:rFonts w:ascii="Garamond" w:hAnsi="Garamond"/>
        </w:rPr>
        <w:t xml:space="preserve">, B.J. 2009. </w:t>
      </w:r>
      <w:proofErr w:type="gramStart"/>
      <w:r w:rsidRPr="00FD52AF">
        <w:rPr>
          <w:rFonts w:ascii="Garamond" w:hAnsi="Garamond"/>
        </w:rPr>
        <w:t xml:space="preserve">Spatial dynamics of radial growth and growth efficiency in residual </w:t>
      </w:r>
      <w:proofErr w:type="spellStart"/>
      <w:r w:rsidRPr="00FD52AF">
        <w:rPr>
          <w:rFonts w:ascii="Garamond" w:hAnsi="Garamond"/>
        </w:rPr>
        <w:t>Pinus</w:t>
      </w:r>
      <w:proofErr w:type="spellEnd"/>
      <w:r w:rsidRPr="00FD52AF">
        <w:rPr>
          <w:rFonts w:ascii="Garamond" w:hAnsi="Garamond"/>
        </w:rPr>
        <w:t xml:space="preserve"> </w:t>
      </w:r>
      <w:proofErr w:type="spellStart"/>
      <w:r w:rsidRPr="00FD52AF">
        <w:rPr>
          <w:rFonts w:ascii="Garamond" w:hAnsi="Garamond"/>
        </w:rPr>
        <w:t>resinosa</w:t>
      </w:r>
      <w:proofErr w:type="spellEnd"/>
      <w:r w:rsidRPr="00FD52AF">
        <w:rPr>
          <w:rFonts w:ascii="Garamond" w:hAnsi="Garamond"/>
        </w:rPr>
        <w:t xml:space="preserve"> following aggregated retention harvesting.</w:t>
      </w:r>
      <w:proofErr w:type="gramEnd"/>
      <w:r w:rsidRPr="00FD52AF">
        <w:rPr>
          <w:rFonts w:ascii="Garamond" w:hAnsi="Garamond"/>
        </w:rPr>
        <w:t xml:space="preserve"> Can. J. For. Res. 39: 109-117.</w:t>
      </w:r>
    </w:p>
    <w:p w:rsidR="00FD52AF" w:rsidRPr="00FD52AF" w:rsidRDefault="00FD52AF" w:rsidP="00FD52AF">
      <w:pPr>
        <w:rPr>
          <w:rFonts w:ascii="Garamond" w:hAnsi="Garamond"/>
        </w:rPr>
      </w:pPr>
    </w:p>
    <w:p w:rsidR="00FD52AF" w:rsidRPr="00FD52AF" w:rsidRDefault="00FD52AF" w:rsidP="00FD52AF">
      <w:pPr>
        <w:rPr>
          <w:rFonts w:ascii="Garamond" w:hAnsi="Garamond"/>
        </w:rPr>
      </w:pPr>
      <w:r w:rsidRPr="00FD52AF">
        <w:rPr>
          <w:rFonts w:ascii="Garamond" w:hAnsi="Garamond"/>
        </w:rPr>
        <w:t xml:space="preserve">Ryan, M.G., Binkley, D., </w:t>
      </w:r>
      <w:proofErr w:type="spellStart"/>
      <w:r w:rsidRPr="00FD52AF">
        <w:rPr>
          <w:rFonts w:ascii="Garamond" w:hAnsi="Garamond"/>
        </w:rPr>
        <w:t>Fownes</w:t>
      </w:r>
      <w:proofErr w:type="spellEnd"/>
      <w:r w:rsidRPr="00FD52AF">
        <w:rPr>
          <w:rFonts w:ascii="Garamond" w:hAnsi="Garamond"/>
        </w:rPr>
        <w:t>, J.H. 1997. Age-related decline in forest productivity: pattern and process. Adv. Ecol. Res. 27: 213-262.</w:t>
      </w:r>
    </w:p>
    <w:p w:rsidR="00ED77E7" w:rsidRDefault="00ED77E7" w:rsidP="00232547">
      <w:pPr>
        <w:rPr>
          <w:rFonts w:ascii="Garamond" w:hAnsi="Garamond"/>
          <w:b/>
          <w:sz w:val="32"/>
        </w:rPr>
      </w:pPr>
    </w:p>
    <w:p w:rsidR="00B572F4" w:rsidRPr="00AA43EF" w:rsidRDefault="00B572F4" w:rsidP="00B572F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gramStart"/>
      <w:r w:rsidRPr="00F3488D">
        <w:rPr>
          <w:rFonts w:ascii="Garamond" w:hAnsi="Garamond"/>
          <w:sz w:val="22"/>
          <w:szCs w:val="22"/>
        </w:rPr>
        <w:t xml:space="preserve">Seymour, R.S., A.S. White and P.G. de </w:t>
      </w:r>
      <w:proofErr w:type="spellStart"/>
      <w:r w:rsidRPr="00F3488D">
        <w:rPr>
          <w:rFonts w:ascii="Garamond" w:hAnsi="Garamond"/>
          <w:sz w:val="22"/>
          <w:szCs w:val="22"/>
        </w:rPr>
        <w:t>Maynadier</w:t>
      </w:r>
      <w:proofErr w:type="spellEnd"/>
      <w:r w:rsidRPr="00F3488D">
        <w:rPr>
          <w:rFonts w:ascii="Garamond" w:hAnsi="Garamond"/>
          <w:sz w:val="22"/>
          <w:szCs w:val="22"/>
        </w:rPr>
        <w:t>.</w:t>
      </w:r>
      <w:proofErr w:type="gramEnd"/>
      <w:r w:rsidRPr="00F3488D">
        <w:rPr>
          <w:rFonts w:ascii="Garamond" w:hAnsi="Garamond"/>
          <w:sz w:val="22"/>
          <w:szCs w:val="22"/>
        </w:rPr>
        <w:t xml:space="preserve"> 2002. Natural disturbance </w:t>
      </w:r>
      <w:r w:rsidRPr="00AA43EF">
        <w:rPr>
          <w:rFonts w:ascii="Garamond" w:hAnsi="Garamond"/>
          <w:sz w:val="22"/>
          <w:szCs w:val="22"/>
        </w:rPr>
        <w:t xml:space="preserve">regimes in northeastern North America – Evaluating </w:t>
      </w:r>
      <w:proofErr w:type="spellStart"/>
      <w:r w:rsidRPr="00AA43EF">
        <w:rPr>
          <w:rFonts w:ascii="Garamond" w:hAnsi="Garamond"/>
          <w:sz w:val="22"/>
          <w:szCs w:val="22"/>
        </w:rPr>
        <w:t>silvicultural</w:t>
      </w:r>
      <w:proofErr w:type="spellEnd"/>
      <w:r w:rsidRPr="00AA43EF">
        <w:rPr>
          <w:rFonts w:ascii="Garamond" w:hAnsi="Garamond"/>
          <w:sz w:val="22"/>
          <w:szCs w:val="22"/>
        </w:rPr>
        <w:t xml:space="preserve"> systems using natural scales and frequencies. Forest Ecology and Management 155:357-367.</w:t>
      </w:r>
    </w:p>
    <w:p w:rsidR="00ED77E7" w:rsidRDefault="00ED77E7" w:rsidP="00232547">
      <w:pPr>
        <w:rPr>
          <w:rFonts w:ascii="Garamond" w:hAnsi="Garamond"/>
          <w:b/>
          <w:sz w:val="32"/>
        </w:rPr>
      </w:pPr>
    </w:p>
    <w:p w:rsidR="00ED77E7" w:rsidRDefault="00ED77E7" w:rsidP="00232547">
      <w:pPr>
        <w:rPr>
          <w:rFonts w:ascii="Garamond" w:hAnsi="Garamond"/>
          <w:b/>
          <w:sz w:val="32"/>
        </w:rPr>
      </w:pPr>
    </w:p>
    <w:p w:rsidR="00ED77E7" w:rsidRDefault="00ED77E7" w:rsidP="00232547">
      <w:pPr>
        <w:rPr>
          <w:rFonts w:ascii="Garamond" w:hAnsi="Garamond"/>
          <w:b/>
          <w:sz w:val="32"/>
        </w:rPr>
      </w:pPr>
    </w:p>
    <w:p w:rsidR="00ED77E7" w:rsidRDefault="00ED77E7" w:rsidP="00232547">
      <w:pPr>
        <w:rPr>
          <w:rFonts w:ascii="Garamond" w:hAnsi="Garamond"/>
          <w:b/>
          <w:sz w:val="32"/>
        </w:rPr>
      </w:pPr>
    </w:p>
    <w:p w:rsidR="00ED77E7" w:rsidRDefault="00ED77E7" w:rsidP="00232547">
      <w:pPr>
        <w:rPr>
          <w:rFonts w:ascii="Garamond" w:hAnsi="Garamond"/>
          <w:b/>
          <w:sz w:val="32"/>
        </w:rPr>
      </w:pPr>
    </w:p>
    <w:p w:rsidR="00FD52AF" w:rsidRDefault="00FD52AF" w:rsidP="00232547">
      <w:pPr>
        <w:rPr>
          <w:rFonts w:ascii="Garamond" w:hAnsi="Garamond"/>
          <w:b/>
          <w:sz w:val="32"/>
        </w:rPr>
      </w:pPr>
    </w:p>
    <w:p w:rsidR="00DA22FC" w:rsidRDefault="00DA22FC" w:rsidP="00232547">
      <w:pPr>
        <w:rPr>
          <w:rFonts w:ascii="Garamond" w:hAnsi="Garamond"/>
        </w:rPr>
      </w:pPr>
    </w:p>
    <w:p w:rsidR="003D24D1" w:rsidRDefault="002F798E" w:rsidP="00232547">
      <w:pPr>
        <w:rPr>
          <w:rFonts w:ascii="Garamond" w:hAnsi="Garamond"/>
          <w:b/>
        </w:rPr>
      </w:pPr>
      <w:proofErr w:type="spellStart"/>
      <w:proofErr w:type="gramStart"/>
      <w:r>
        <w:t>Arseneault</w:t>
      </w:r>
      <w:proofErr w:type="spellEnd"/>
      <w:r>
        <w:t>, J. E., &amp; Saunders, M. R. (2012).</w:t>
      </w:r>
      <w:proofErr w:type="gramEnd"/>
      <w:r>
        <w:t xml:space="preserve"> </w:t>
      </w:r>
      <w:proofErr w:type="gramStart"/>
      <w:r>
        <w:t>Incorporating canopy gap-induced growth responses into spatially implicit growth model projections.</w:t>
      </w:r>
      <w:proofErr w:type="gramEnd"/>
      <w:r>
        <w:t xml:space="preserve"> </w:t>
      </w:r>
      <w:r>
        <w:rPr>
          <w:rStyle w:val="titleofwork"/>
        </w:rPr>
        <w:t>Ecological Modeling, 237-238</w:t>
      </w:r>
      <w:r>
        <w:t>, 120-131</w:t>
      </w: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b/>
          <w:sz w:val="22"/>
          <w:szCs w:val="22"/>
        </w:rPr>
      </w:pPr>
      <w:r w:rsidRPr="00F0649B">
        <w:rPr>
          <w:rFonts w:ascii="Garamond" w:hAnsi="Garamond"/>
          <w:b/>
          <w:szCs w:val="22"/>
        </w:rPr>
        <w:t>Curriculum Vita - Robert S. Seymour</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sz w:val="22"/>
          <w:szCs w:val="22"/>
        </w:rPr>
      </w:pPr>
      <w:r w:rsidRPr="00AA43EF">
        <w:rPr>
          <w:rFonts w:ascii="Garamond" w:hAnsi="Garamond"/>
          <w:sz w:val="22"/>
          <w:szCs w:val="22"/>
        </w:rPr>
        <w:t xml:space="preserve">School of Forest Resource, College of Natural Sciences, Forestry, and Agriculture </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r w:rsidRPr="00AA43EF">
        <w:rPr>
          <w:rFonts w:ascii="Garamond" w:hAnsi="Garamond"/>
          <w:sz w:val="22"/>
          <w:szCs w:val="22"/>
        </w:rPr>
        <w:t xml:space="preserve">211 Nutting Hall University of Maine; </w:t>
      </w:r>
      <w:proofErr w:type="spellStart"/>
      <w:r w:rsidRPr="00AA43EF">
        <w:rPr>
          <w:rFonts w:ascii="Garamond" w:hAnsi="Garamond"/>
          <w:sz w:val="22"/>
          <w:szCs w:val="22"/>
        </w:rPr>
        <w:t>Orono</w:t>
      </w:r>
      <w:proofErr w:type="spellEnd"/>
      <w:r w:rsidRPr="00AA43EF">
        <w:rPr>
          <w:rFonts w:ascii="Garamond" w:hAnsi="Garamond"/>
          <w:sz w:val="22"/>
          <w:szCs w:val="22"/>
        </w:rPr>
        <w:t>, ME  04469-5755</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r w:rsidRPr="00AA43EF">
        <w:rPr>
          <w:rFonts w:ascii="Garamond" w:hAnsi="Garamond"/>
          <w:sz w:val="22"/>
          <w:szCs w:val="22"/>
        </w:rPr>
        <w:lastRenderedPageBreak/>
        <w:t>(207) 581-2860   FAX: (207) 581-</w:t>
      </w:r>
      <w:r>
        <w:rPr>
          <w:rFonts w:ascii="Garamond" w:hAnsi="Garamond"/>
          <w:sz w:val="22"/>
          <w:szCs w:val="22"/>
        </w:rPr>
        <w:t>2875</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r w:rsidRPr="00AA43EF">
        <w:rPr>
          <w:rFonts w:ascii="Garamond" w:hAnsi="Garamond"/>
          <w:sz w:val="22"/>
          <w:szCs w:val="22"/>
        </w:rPr>
        <w:t xml:space="preserve">Email: </w:t>
      </w:r>
      <w:hyperlink r:id="rId9" w:history="1">
        <w:r w:rsidRPr="00AA43EF">
          <w:rPr>
            <w:rStyle w:val="Hyperlink"/>
            <w:rFonts w:ascii="Garamond" w:hAnsi="Garamond"/>
            <w:sz w:val="22"/>
            <w:szCs w:val="22"/>
          </w:rPr>
          <w:t>rseymour@maine.edu</w:t>
        </w:r>
      </w:hyperlink>
      <w:r w:rsidRPr="00AA43EF">
        <w:rPr>
          <w:rFonts w:ascii="Garamond" w:hAnsi="Garamond"/>
          <w:sz w:val="22"/>
          <w:szCs w:val="22"/>
        </w:rPr>
        <w:t xml:space="preserve">   Web page:www.forest.umaine.edu/facstaff/facstaff_pages/seymour/</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b/>
          <w:sz w:val="22"/>
          <w:szCs w:val="22"/>
        </w:rPr>
      </w:pP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sz w:val="22"/>
          <w:szCs w:val="22"/>
        </w:rPr>
      </w:pPr>
      <w:r w:rsidRPr="00AA43EF">
        <w:rPr>
          <w:rFonts w:ascii="Garamond" w:hAnsi="Garamond"/>
          <w:b/>
          <w:sz w:val="22"/>
          <w:szCs w:val="22"/>
        </w:rPr>
        <w:t>Education:</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r w:rsidRPr="00AA43EF">
        <w:rPr>
          <w:rFonts w:ascii="Garamond" w:hAnsi="Garamond"/>
          <w:sz w:val="22"/>
          <w:szCs w:val="22"/>
        </w:rPr>
        <w:t>Ohio State University (BS, 1974); Yale School of Forestry and Environmental Studies (MF 1976, PhD 1980)</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b/>
          <w:bCs/>
          <w:sz w:val="22"/>
          <w:szCs w:val="22"/>
        </w:rPr>
      </w:pPr>
      <w:r w:rsidRPr="00AA43EF">
        <w:rPr>
          <w:rFonts w:ascii="Garamond" w:hAnsi="Garamond"/>
          <w:b/>
          <w:bCs/>
          <w:sz w:val="22"/>
          <w:szCs w:val="22"/>
        </w:rPr>
        <w:t>Professional Experience:</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gramStart"/>
      <w:r w:rsidRPr="00AA43EF">
        <w:rPr>
          <w:rFonts w:ascii="Garamond" w:hAnsi="Garamond"/>
          <w:sz w:val="22"/>
          <w:szCs w:val="22"/>
        </w:rPr>
        <w:t xml:space="preserve">Curtis Hutchins Professor of Forest Resources (Quantitative </w:t>
      </w:r>
      <w:proofErr w:type="spellStart"/>
      <w:r w:rsidRPr="00AA43EF">
        <w:rPr>
          <w:rFonts w:ascii="Garamond" w:hAnsi="Garamond"/>
          <w:sz w:val="22"/>
          <w:szCs w:val="22"/>
        </w:rPr>
        <w:t>Silviculture</w:t>
      </w:r>
      <w:proofErr w:type="spellEnd"/>
      <w:r w:rsidRPr="00AA43EF">
        <w:rPr>
          <w:rFonts w:ascii="Garamond" w:hAnsi="Garamond"/>
          <w:sz w:val="22"/>
          <w:szCs w:val="22"/>
        </w:rPr>
        <w:t>) 1987-Present (tenured 1990).</w:t>
      </w:r>
      <w:proofErr w:type="gramEnd"/>
      <w:r w:rsidRPr="00AA43EF">
        <w:rPr>
          <w:rFonts w:ascii="Garamond" w:hAnsi="Garamond"/>
          <w:sz w:val="22"/>
          <w:szCs w:val="22"/>
        </w:rPr>
        <w:t xml:space="preserve">    Research Interests: canopy structure-</w:t>
      </w:r>
      <w:proofErr w:type="spellStart"/>
      <w:r w:rsidRPr="00AA43EF">
        <w:rPr>
          <w:rFonts w:ascii="Garamond" w:hAnsi="Garamond"/>
          <w:sz w:val="22"/>
          <w:szCs w:val="22"/>
        </w:rPr>
        <w:t>stemwood</w:t>
      </w:r>
      <w:proofErr w:type="spellEnd"/>
      <w:r w:rsidRPr="00AA43EF">
        <w:rPr>
          <w:rFonts w:ascii="Garamond" w:hAnsi="Garamond"/>
          <w:sz w:val="22"/>
          <w:szCs w:val="22"/>
        </w:rPr>
        <w:t xml:space="preserve"> growth relationships; development of managed and old-growth stands; growth and yield modeling; green certification </w:t>
      </w:r>
    </w:p>
    <w:p w:rsidR="003D24D1" w:rsidRPr="00AA43EF" w:rsidRDefault="003D24D1" w:rsidP="003D24D1">
      <w:pPr>
        <w:pStyle w:val="BodyTextIndent2"/>
        <w:ind w:left="0"/>
        <w:rPr>
          <w:rFonts w:ascii="Garamond" w:hAnsi="Garamond"/>
          <w:b/>
          <w:bCs/>
          <w:szCs w:val="22"/>
        </w:rPr>
      </w:pPr>
      <w:r w:rsidRPr="00AA43EF">
        <w:rPr>
          <w:rFonts w:ascii="Garamond" w:hAnsi="Garamond"/>
          <w:b/>
          <w:bCs/>
          <w:szCs w:val="22"/>
        </w:rPr>
        <w:t>Awards:</w:t>
      </w:r>
    </w:p>
    <w:p w:rsidR="003D24D1" w:rsidRPr="00AA43EF" w:rsidRDefault="003D24D1" w:rsidP="003D24D1">
      <w:pPr>
        <w:pStyle w:val="BodyTextIndent2"/>
        <w:ind w:left="0"/>
        <w:rPr>
          <w:rFonts w:ascii="Garamond" w:hAnsi="Garamond"/>
          <w:szCs w:val="22"/>
        </w:rPr>
      </w:pPr>
      <w:r w:rsidRPr="00AA43EF">
        <w:rPr>
          <w:rFonts w:ascii="Garamond" w:hAnsi="Garamond"/>
          <w:szCs w:val="22"/>
        </w:rPr>
        <w:t>Pew Fellow, Conservation and the Environment, 1995-98.</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r w:rsidRPr="00AA43EF">
        <w:rPr>
          <w:rFonts w:ascii="Garamond" w:hAnsi="Garamond"/>
          <w:sz w:val="22"/>
          <w:szCs w:val="22"/>
        </w:rPr>
        <w:t>Outstanding Public Service Award, College of Natural Sciences, Forestry, and Agriculture, 2002-03.</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sz w:val="22"/>
          <w:szCs w:val="22"/>
        </w:rPr>
      </w:pPr>
      <w:r w:rsidRPr="00AA43EF">
        <w:rPr>
          <w:rFonts w:ascii="Garamond" w:hAnsi="Garamond"/>
          <w:sz w:val="22"/>
          <w:szCs w:val="22"/>
        </w:rPr>
        <w:t>G. Peirce and Florence Pitts Webber Outstanding Forestry Teaching Award, 2004-05</w:t>
      </w:r>
    </w:p>
    <w:p w:rsidR="003D24D1"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sz w:val="22"/>
          <w:szCs w:val="22"/>
        </w:rPr>
      </w:pPr>
      <w:r w:rsidRPr="00AA43EF">
        <w:rPr>
          <w:rFonts w:ascii="Garamond" w:hAnsi="Garamond"/>
          <w:sz w:val="22"/>
          <w:szCs w:val="22"/>
        </w:rPr>
        <w:t>Fellow, Society of American Foresters</w:t>
      </w:r>
      <w:r>
        <w:rPr>
          <w:rFonts w:ascii="Garamond" w:hAnsi="Garamond"/>
          <w:sz w:val="22"/>
          <w:szCs w:val="22"/>
        </w:rPr>
        <w:t xml:space="preserve">, </w:t>
      </w:r>
      <w:r w:rsidRPr="00AA43EF">
        <w:rPr>
          <w:rFonts w:ascii="Garamond" w:hAnsi="Garamond"/>
          <w:sz w:val="22"/>
          <w:szCs w:val="22"/>
        </w:rPr>
        <w:t>2008</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sz w:val="22"/>
          <w:szCs w:val="22"/>
        </w:rPr>
      </w:pPr>
      <w:r>
        <w:rPr>
          <w:rFonts w:ascii="Garamond" w:hAnsi="Garamond"/>
          <w:sz w:val="22"/>
          <w:szCs w:val="22"/>
        </w:rPr>
        <w:t>First NSRC Profiled Researcher (2009)</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p>
    <w:p w:rsidR="003D24D1" w:rsidRPr="00AA43EF" w:rsidRDefault="003D24D1" w:rsidP="003D24D1">
      <w:pPr>
        <w:pStyle w:val="BodyTextIndent2"/>
        <w:ind w:left="0"/>
        <w:jc w:val="left"/>
        <w:rPr>
          <w:rFonts w:ascii="Garamond" w:hAnsi="Garamond"/>
          <w:b/>
          <w:bCs/>
          <w:szCs w:val="22"/>
        </w:rPr>
      </w:pPr>
      <w:r w:rsidRPr="00AA43EF">
        <w:rPr>
          <w:rFonts w:ascii="Garamond" w:hAnsi="Garamond"/>
          <w:b/>
          <w:bCs/>
          <w:szCs w:val="22"/>
        </w:rPr>
        <w:t xml:space="preserve">Selected Publications -- Journal Articles, Research Bulletins, and Book Chapters </w:t>
      </w:r>
    </w:p>
    <w:p w:rsidR="003D24D1" w:rsidRPr="00AA43EF" w:rsidRDefault="003D24D1" w:rsidP="003D24D1">
      <w:pPr>
        <w:pStyle w:val="BodyTextIndent2"/>
        <w:ind w:left="0"/>
        <w:jc w:val="left"/>
        <w:rPr>
          <w:rFonts w:ascii="Garamond" w:hAnsi="Garamond"/>
          <w:b/>
          <w:bCs/>
          <w:szCs w:val="22"/>
        </w:rPr>
      </w:pPr>
    </w:p>
    <w:p w:rsidR="003D24D1" w:rsidRPr="00C02B26" w:rsidRDefault="003D24D1" w:rsidP="003D24D1">
      <w:pPr>
        <w:ind w:left="720" w:hanging="720"/>
        <w:rPr>
          <w:rFonts w:ascii="Garamond" w:hAnsi="Garamond"/>
          <w:i/>
          <w:iCs/>
          <w:sz w:val="22"/>
          <w:szCs w:val="22"/>
        </w:rPr>
      </w:pPr>
      <w:proofErr w:type="gramStart"/>
      <w:r w:rsidRPr="00C02B26">
        <w:rPr>
          <w:rFonts w:ascii="Garamond" w:hAnsi="Garamond"/>
          <w:sz w:val="22"/>
          <w:szCs w:val="22"/>
        </w:rPr>
        <w:t xml:space="preserve">MacLean, D.A., R.S. Seymour, M.K. </w:t>
      </w:r>
      <w:proofErr w:type="spellStart"/>
      <w:r w:rsidRPr="00C02B26">
        <w:rPr>
          <w:rFonts w:ascii="Garamond" w:hAnsi="Garamond"/>
          <w:sz w:val="22"/>
          <w:szCs w:val="22"/>
        </w:rPr>
        <w:t>Montigny</w:t>
      </w:r>
      <w:proofErr w:type="spellEnd"/>
      <w:r w:rsidRPr="00C02B26">
        <w:rPr>
          <w:rFonts w:ascii="Garamond" w:hAnsi="Garamond"/>
          <w:sz w:val="22"/>
          <w:szCs w:val="22"/>
        </w:rPr>
        <w:t xml:space="preserve"> &amp; C. Messier.</w:t>
      </w:r>
      <w:proofErr w:type="gramEnd"/>
      <w:r w:rsidRPr="00C02B26">
        <w:rPr>
          <w:rFonts w:ascii="Garamond" w:hAnsi="Garamond"/>
          <w:sz w:val="22"/>
          <w:szCs w:val="22"/>
        </w:rPr>
        <w:t xml:space="preserve"> 2009. Allocation of conservation efforts over the landscape: the TRIAD approach. P. 283-303 </w:t>
      </w:r>
      <w:proofErr w:type="gramStart"/>
      <w:r w:rsidRPr="00C02B26">
        <w:rPr>
          <w:rFonts w:ascii="Garamond" w:hAnsi="Garamond"/>
          <w:sz w:val="22"/>
          <w:szCs w:val="22"/>
        </w:rPr>
        <w:t>In</w:t>
      </w:r>
      <w:proofErr w:type="gramEnd"/>
      <w:r w:rsidRPr="00C02B26">
        <w:rPr>
          <w:rFonts w:ascii="Garamond" w:hAnsi="Garamond"/>
          <w:sz w:val="22"/>
          <w:szCs w:val="22"/>
        </w:rPr>
        <w:t xml:space="preserve">: Villard, M.A. and </w:t>
      </w:r>
      <w:proofErr w:type="spellStart"/>
      <w:r w:rsidRPr="00C02B26">
        <w:rPr>
          <w:rFonts w:ascii="Garamond" w:hAnsi="Garamond"/>
          <w:sz w:val="22"/>
          <w:szCs w:val="22"/>
        </w:rPr>
        <w:t>Jonsson</w:t>
      </w:r>
      <w:proofErr w:type="spellEnd"/>
      <w:r w:rsidRPr="00C02B26">
        <w:rPr>
          <w:rFonts w:ascii="Garamond" w:hAnsi="Garamond"/>
          <w:sz w:val="22"/>
          <w:szCs w:val="22"/>
        </w:rPr>
        <w:t xml:space="preserve">, B.G.  </w:t>
      </w:r>
      <w:proofErr w:type="gramStart"/>
      <w:r w:rsidRPr="00C02B26">
        <w:rPr>
          <w:rFonts w:ascii="Garamond" w:hAnsi="Garamond"/>
          <w:sz w:val="22"/>
          <w:szCs w:val="22"/>
        </w:rPr>
        <w:t>Setting Conservation Targets for Managed Forest Landscapes.</w:t>
      </w:r>
      <w:proofErr w:type="gramEnd"/>
      <w:r w:rsidRPr="00C02B26">
        <w:rPr>
          <w:rFonts w:ascii="Garamond" w:hAnsi="Garamond"/>
          <w:sz w:val="22"/>
          <w:szCs w:val="22"/>
        </w:rPr>
        <w:t xml:space="preserve"> Cambridge Univ. Press, </w:t>
      </w:r>
      <w:r>
        <w:rPr>
          <w:rFonts w:ascii="Garamond" w:hAnsi="Garamond"/>
          <w:sz w:val="22"/>
          <w:szCs w:val="22"/>
        </w:rPr>
        <w:t>NY</w:t>
      </w:r>
      <w:r w:rsidRPr="00C02B26">
        <w:rPr>
          <w:rFonts w:ascii="Garamond" w:hAnsi="Garamond"/>
          <w:sz w:val="22"/>
          <w:szCs w:val="22"/>
        </w:rPr>
        <w:t xml:space="preserve">, N.Y.  </w:t>
      </w:r>
      <w:proofErr w:type="gramStart"/>
      <w:r w:rsidRPr="00C02B26">
        <w:rPr>
          <w:rFonts w:ascii="Garamond" w:hAnsi="Garamond"/>
          <w:sz w:val="22"/>
          <w:szCs w:val="22"/>
        </w:rPr>
        <w:t>411 p.</w:t>
      </w:r>
      <w:proofErr w:type="gramEnd"/>
    </w:p>
    <w:p w:rsidR="003D24D1" w:rsidRPr="00C02B26" w:rsidRDefault="003D24D1" w:rsidP="003D24D1">
      <w:pPr>
        <w:ind w:left="720" w:right="720" w:hanging="720"/>
        <w:outlineLvl w:val="0"/>
        <w:rPr>
          <w:rFonts w:ascii="Garamond" w:hAnsi="Garamond"/>
          <w:iCs/>
          <w:sz w:val="22"/>
          <w:szCs w:val="22"/>
        </w:rPr>
      </w:pPr>
      <w:proofErr w:type="spellStart"/>
      <w:proofErr w:type="gramStart"/>
      <w:r w:rsidRPr="00C02B26">
        <w:rPr>
          <w:rFonts w:ascii="Garamond" w:hAnsi="Garamond"/>
          <w:iCs/>
          <w:sz w:val="22"/>
          <w:szCs w:val="22"/>
        </w:rPr>
        <w:t>DeRose</w:t>
      </w:r>
      <w:proofErr w:type="spellEnd"/>
      <w:r w:rsidRPr="00C02B26">
        <w:rPr>
          <w:rFonts w:ascii="Garamond" w:hAnsi="Garamond"/>
          <w:iCs/>
          <w:sz w:val="22"/>
          <w:szCs w:val="22"/>
        </w:rPr>
        <w:t>, R.J. and R.S. Seymour.</w:t>
      </w:r>
      <w:proofErr w:type="gramEnd"/>
      <w:r w:rsidRPr="00C02B26">
        <w:rPr>
          <w:rFonts w:ascii="Garamond" w:hAnsi="Garamond"/>
          <w:iCs/>
          <w:sz w:val="22"/>
          <w:szCs w:val="22"/>
        </w:rPr>
        <w:t xml:space="preserve"> 2009.  The effect of site quality on growth efficiency of upper crown class </w:t>
      </w:r>
      <w:proofErr w:type="spellStart"/>
      <w:r w:rsidRPr="00C02B26">
        <w:rPr>
          <w:rFonts w:ascii="Garamond" w:hAnsi="Garamond"/>
          <w:i/>
          <w:iCs/>
          <w:sz w:val="22"/>
          <w:szCs w:val="22"/>
        </w:rPr>
        <w:t>Picea</w:t>
      </w:r>
      <w:proofErr w:type="spellEnd"/>
      <w:r w:rsidRPr="00C02B26">
        <w:rPr>
          <w:rFonts w:ascii="Garamond" w:hAnsi="Garamond"/>
          <w:i/>
          <w:iCs/>
          <w:sz w:val="22"/>
          <w:szCs w:val="22"/>
        </w:rPr>
        <w:t xml:space="preserve"> </w:t>
      </w:r>
      <w:proofErr w:type="spellStart"/>
      <w:proofErr w:type="gramStart"/>
      <w:r w:rsidRPr="00C02B26">
        <w:rPr>
          <w:rFonts w:ascii="Garamond" w:hAnsi="Garamond"/>
          <w:i/>
          <w:iCs/>
          <w:sz w:val="22"/>
          <w:szCs w:val="22"/>
        </w:rPr>
        <w:t>rubens</w:t>
      </w:r>
      <w:proofErr w:type="spellEnd"/>
      <w:proofErr w:type="gramEnd"/>
      <w:r w:rsidRPr="00C02B26">
        <w:rPr>
          <w:rFonts w:ascii="Garamond" w:hAnsi="Garamond"/>
          <w:iCs/>
          <w:sz w:val="22"/>
          <w:szCs w:val="22"/>
        </w:rPr>
        <w:t xml:space="preserve"> and </w:t>
      </w:r>
      <w:proofErr w:type="spellStart"/>
      <w:r w:rsidRPr="00C02B26">
        <w:rPr>
          <w:rFonts w:ascii="Garamond" w:hAnsi="Garamond"/>
          <w:i/>
          <w:iCs/>
          <w:sz w:val="22"/>
          <w:szCs w:val="22"/>
        </w:rPr>
        <w:t>Abies</w:t>
      </w:r>
      <w:proofErr w:type="spellEnd"/>
      <w:r w:rsidRPr="00C02B26">
        <w:rPr>
          <w:rFonts w:ascii="Garamond" w:hAnsi="Garamond"/>
          <w:i/>
          <w:iCs/>
          <w:sz w:val="22"/>
          <w:szCs w:val="22"/>
        </w:rPr>
        <w:t xml:space="preserve"> </w:t>
      </w:r>
      <w:proofErr w:type="spellStart"/>
      <w:r w:rsidRPr="00C02B26">
        <w:rPr>
          <w:rFonts w:ascii="Garamond" w:hAnsi="Garamond"/>
          <w:i/>
          <w:iCs/>
          <w:sz w:val="22"/>
          <w:szCs w:val="22"/>
        </w:rPr>
        <w:t>balsamea</w:t>
      </w:r>
      <w:proofErr w:type="spellEnd"/>
      <w:r w:rsidRPr="00C02B26">
        <w:rPr>
          <w:rFonts w:ascii="Garamond" w:hAnsi="Garamond"/>
          <w:iCs/>
          <w:sz w:val="22"/>
          <w:szCs w:val="22"/>
        </w:rPr>
        <w:t xml:space="preserve"> in Maine, USA. Can. J. For. Res. 39:777-784.</w:t>
      </w:r>
    </w:p>
    <w:p w:rsidR="003D24D1" w:rsidRPr="00C02B26"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iCs/>
          <w:sz w:val="22"/>
          <w:szCs w:val="22"/>
        </w:rPr>
      </w:pPr>
      <w:proofErr w:type="spellStart"/>
      <w:proofErr w:type="gramStart"/>
      <w:r w:rsidRPr="00C02B26">
        <w:rPr>
          <w:rFonts w:ascii="Garamond" w:hAnsi="Garamond"/>
          <w:iCs/>
          <w:sz w:val="22"/>
          <w:szCs w:val="22"/>
        </w:rPr>
        <w:t>Hofmeyer</w:t>
      </w:r>
      <w:proofErr w:type="spellEnd"/>
      <w:r w:rsidRPr="00C02B26">
        <w:rPr>
          <w:rFonts w:ascii="Garamond" w:hAnsi="Garamond"/>
          <w:iCs/>
          <w:sz w:val="22"/>
          <w:szCs w:val="22"/>
        </w:rPr>
        <w:t xml:space="preserve">, P.V., R.S. Seymour and L.S. </w:t>
      </w:r>
      <w:proofErr w:type="spellStart"/>
      <w:r w:rsidRPr="00C02B26">
        <w:rPr>
          <w:rFonts w:ascii="Garamond" w:hAnsi="Garamond"/>
          <w:iCs/>
          <w:sz w:val="22"/>
          <w:szCs w:val="22"/>
        </w:rPr>
        <w:t>Kenefic</w:t>
      </w:r>
      <w:proofErr w:type="spellEnd"/>
      <w:r w:rsidRPr="00C02B26">
        <w:rPr>
          <w:rFonts w:ascii="Garamond" w:hAnsi="Garamond"/>
          <w:iCs/>
          <w:sz w:val="22"/>
          <w:szCs w:val="22"/>
        </w:rPr>
        <w:t>.</w:t>
      </w:r>
      <w:proofErr w:type="gramEnd"/>
      <w:r w:rsidRPr="00C02B26">
        <w:rPr>
          <w:rFonts w:ascii="Garamond" w:hAnsi="Garamond"/>
          <w:iCs/>
          <w:sz w:val="22"/>
          <w:szCs w:val="22"/>
        </w:rPr>
        <w:t xml:space="preserve"> 2009.  Influence of soil site class on growth and decay of northern white-cedar in Maine.  </w:t>
      </w:r>
      <w:proofErr w:type="gramStart"/>
      <w:r w:rsidRPr="00C02B26">
        <w:rPr>
          <w:rFonts w:ascii="Garamond" w:hAnsi="Garamond"/>
          <w:iCs/>
          <w:sz w:val="22"/>
          <w:szCs w:val="22"/>
        </w:rPr>
        <w:t>North.</w:t>
      </w:r>
      <w:proofErr w:type="gramEnd"/>
      <w:r w:rsidRPr="00C02B26">
        <w:rPr>
          <w:rFonts w:ascii="Garamond" w:hAnsi="Garamond"/>
          <w:iCs/>
          <w:sz w:val="22"/>
          <w:szCs w:val="22"/>
        </w:rPr>
        <w:t xml:space="preserve"> J. Appl. For. 26(2):68-75.</w:t>
      </w:r>
    </w:p>
    <w:p w:rsidR="003D24D1" w:rsidRPr="00F3488D" w:rsidRDefault="003D24D1" w:rsidP="003D24D1">
      <w:pPr>
        <w:autoSpaceDE w:val="0"/>
        <w:autoSpaceDN w:val="0"/>
        <w:adjustRightInd w:val="0"/>
        <w:ind w:left="720" w:hanging="720"/>
        <w:rPr>
          <w:rFonts w:ascii="Garamond" w:hAnsi="Garamond"/>
          <w:iCs/>
          <w:sz w:val="22"/>
          <w:szCs w:val="22"/>
        </w:rPr>
      </w:pPr>
      <w:proofErr w:type="spellStart"/>
      <w:proofErr w:type="gramStart"/>
      <w:r w:rsidRPr="00F3488D">
        <w:rPr>
          <w:rFonts w:ascii="Garamond" w:hAnsi="Garamond"/>
          <w:iCs/>
          <w:sz w:val="22"/>
          <w:szCs w:val="22"/>
        </w:rPr>
        <w:t>Fraver</w:t>
      </w:r>
      <w:proofErr w:type="spellEnd"/>
      <w:r w:rsidRPr="00F3488D">
        <w:rPr>
          <w:rFonts w:ascii="Garamond" w:hAnsi="Garamond"/>
          <w:iCs/>
          <w:sz w:val="22"/>
          <w:szCs w:val="22"/>
        </w:rPr>
        <w:t>, S., A.S. White, and R.S. Seymour.</w:t>
      </w:r>
      <w:proofErr w:type="gramEnd"/>
      <w:r w:rsidRPr="00F3488D">
        <w:rPr>
          <w:rFonts w:ascii="Garamond" w:hAnsi="Garamond"/>
          <w:iCs/>
          <w:sz w:val="22"/>
          <w:szCs w:val="22"/>
        </w:rPr>
        <w:t xml:space="preserve"> 2009 Patterns of natural disturbance in an old-growth landscape of northern Maine, USA.  Journal of Ecology 97: 289–298.</w:t>
      </w:r>
    </w:p>
    <w:p w:rsidR="003D24D1" w:rsidRPr="00F3488D"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spellStart"/>
      <w:proofErr w:type="gramStart"/>
      <w:r w:rsidRPr="00F3488D">
        <w:rPr>
          <w:rFonts w:ascii="Garamond" w:hAnsi="Garamond"/>
          <w:sz w:val="22"/>
          <w:szCs w:val="22"/>
        </w:rPr>
        <w:t>Moores</w:t>
      </w:r>
      <w:proofErr w:type="spellEnd"/>
      <w:r w:rsidRPr="00F3488D">
        <w:rPr>
          <w:rFonts w:ascii="Garamond" w:hAnsi="Garamond"/>
          <w:sz w:val="22"/>
          <w:szCs w:val="22"/>
        </w:rPr>
        <w:t xml:space="preserve">, A.R., R.S. Seymour, and L.S. </w:t>
      </w:r>
      <w:proofErr w:type="spellStart"/>
      <w:r w:rsidRPr="00F3488D">
        <w:rPr>
          <w:rFonts w:ascii="Garamond" w:hAnsi="Garamond"/>
          <w:sz w:val="22"/>
          <w:szCs w:val="22"/>
        </w:rPr>
        <w:t>Kenefic</w:t>
      </w:r>
      <w:proofErr w:type="spellEnd"/>
      <w:r w:rsidRPr="00F3488D">
        <w:rPr>
          <w:rFonts w:ascii="Garamond" w:hAnsi="Garamond"/>
          <w:sz w:val="22"/>
          <w:szCs w:val="22"/>
        </w:rPr>
        <w:t>.</w:t>
      </w:r>
      <w:proofErr w:type="gramEnd"/>
      <w:r w:rsidRPr="00F3488D">
        <w:rPr>
          <w:rFonts w:ascii="Garamond" w:hAnsi="Garamond"/>
          <w:sz w:val="22"/>
          <w:szCs w:val="22"/>
        </w:rPr>
        <w:t xml:space="preserve">  2007.  Height development of shade-tolerant conifer saplings in multi-aged Acadian forest stands. Can. J. For. Res. 37:2715-2723.</w:t>
      </w:r>
    </w:p>
    <w:p w:rsidR="003D24D1" w:rsidRPr="00F3488D"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r w:rsidRPr="00F3488D">
        <w:rPr>
          <w:rFonts w:ascii="Garamond" w:hAnsi="Garamond"/>
          <w:sz w:val="22"/>
          <w:szCs w:val="22"/>
        </w:rPr>
        <w:t>Seymour, R.S.  2007.  Low-density management of white pine crop trees: a primer and short-term research results. Northern Journal of Applied Forestry: 24(4):301-306.</w:t>
      </w:r>
    </w:p>
    <w:p w:rsidR="003D24D1" w:rsidRPr="00F3488D"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spellStart"/>
      <w:proofErr w:type="gramStart"/>
      <w:r w:rsidRPr="00F3488D">
        <w:rPr>
          <w:rFonts w:ascii="Garamond" w:hAnsi="Garamond"/>
          <w:sz w:val="22"/>
          <w:szCs w:val="22"/>
        </w:rPr>
        <w:t>Fraver</w:t>
      </w:r>
      <w:proofErr w:type="spellEnd"/>
      <w:r w:rsidRPr="00F3488D">
        <w:rPr>
          <w:rFonts w:ascii="Garamond" w:hAnsi="Garamond"/>
          <w:sz w:val="22"/>
          <w:szCs w:val="22"/>
        </w:rPr>
        <w:t xml:space="preserve">, S., R.S. Seymour, J.H. </w:t>
      </w:r>
      <w:proofErr w:type="spellStart"/>
      <w:r w:rsidRPr="00F3488D">
        <w:rPr>
          <w:rFonts w:ascii="Garamond" w:hAnsi="Garamond"/>
          <w:sz w:val="22"/>
          <w:szCs w:val="22"/>
        </w:rPr>
        <w:t>Speer</w:t>
      </w:r>
      <w:proofErr w:type="spellEnd"/>
      <w:r w:rsidRPr="00F3488D">
        <w:rPr>
          <w:rFonts w:ascii="Garamond" w:hAnsi="Garamond"/>
          <w:sz w:val="22"/>
          <w:szCs w:val="22"/>
        </w:rPr>
        <w:t>, and A.S. White.</w:t>
      </w:r>
      <w:proofErr w:type="gramEnd"/>
      <w:r w:rsidRPr="00F3488D">
        <w:rPr>
          <w:rFonts w:ascii="Garamond" w:hAnsi="Garamond"/>
          <w:sz w:val="22"/>
          <w:szCs w:val="22"/>
        </w:rPr>
        <w:t xml:space="preserve">  2007. </w:t>
      </w:r>
      <w:proofErr w:type="spellStart"/>
      <w:r w:rsidRPr="00F3488D">
        <w:rPr>
          <w:rFonts w:ascii="Garamond" w:hAnsi="Garamond"/>
          <w:sz w:val="22"/>
          <w:szCs w:val="22"/>
        </w:rPr>
        <w:t>Dendrochronological</w:t>
      </w:r>
      <w:proofErr w:type="spellEnd"/>
      <w:r w:rsidRPr="00F3488D">
        <w:rPr>
          <w:rFonts w:ascii="Garamond" w:hAnsi="Garamond"/>
          <w:sz w:val="22"/>
          <w:szCs w:val="22"/>
        </w:rPr>
        <w:t xml:space="preserve"> reconstruction of spruce budworm outbreaks in northern Maine, USA.   Can. J. For. Res. 37:523-529.</w:t>
      </w:r>
    </w:p>
    <w:p w:rsidR="003D24D1" w:rsidRPr="00F3488D"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gramStart"/>
      <w:r w:rsidRPr="00F3488D">
        <w:rPr>
          <w:rFonts w:ascii="Garamond" w:hAnsi="Garamond"/>
          <w:sz w:val="22"/>
          <w:szCs w:val="22"/>
        </w:rPr>
        <w:t xml:space="preserve">Seymour, R.S., </w:t>
      </w:r>
      <w:proofErr w:type="spellStart"/>
      <w:r w:rsidRPr="00F3488D">
        <w:rPr>
          <w:rFonts w:ascii="Garamond" w:hAnsi="Garamond"/>
          <w:sz w:val="22"/>
          <w:szCs w:val="22"/>
        </w:rPr>
        <w:t>J.Guldin</w:t>
      </w:r>
      <w:proofErr w:type="spellEnd"/>
      <w:r w:rsidRPr="00F3488D">
        <w:rPr>
          <w:rFonts w:ascii="Garamond" w:hAnsi="Garamond"/>
          <w:sz w:val="22"/>
          <w:szCs w:val="22"/>
        </w:rPr>
        <w:t xml:space="preserve">, </w:t>
      </w:r>
      <w:proofErr w:type="spellStart"/>
      <w:r w:rsidRPr="00F3488D">
        <w:rPr>
          <w:rFonts w:ascii="Garamond" w:hAnsi="Garamond"/>
          <w:sz w:val="22"/>
          <w:szCs w:val="22"/>
        </w:rPr>
        <w:t>D.Marshall</w:t>
      </w:r>
      <w:proofErr w:type="spellEnd"/>
      <w:r w:rsidRPr="00F3488D">
        <w:rPr>
          <w:rFonts w:ascii="Garamond" w:hAnsi="Garamond"/>
          <w:sz w:val="22"/>
          <w:szCs w:val="22"/>
        </w:rPr>
        <w:t xml:space="preserve">, and </w:t>
      </w:r>
      <w:proofErr w:type="spellStart"/>
      <w:r w:rsidRPr="00F3488D">
        <w:rPr>
          <w:rFonts w:ascii="Garamond" w:hAnsi="Garamond"/>
          <w:sz w:val="22"/>
          <w:szCs w:val="22"/>
        </w:rPr>
        <w:t>B.Palik</w:t>
      </w:r>
      <w:proofErr w:type="spellEnd"/>
      <w:r w:rsidRPr="00F3488D">
        <w:rPr>
          <w:rFonts w:ascii="Garamond" w:hAnsi="Garamond"/>
          <w:sz w:val="22"/>
          <w:szCs w:val="22"/>
        </w:rPr>
        <w:t xml:space="preserve"> 2006.</w:t>
      </w:r>
      <w:proofErr w:type="gramEnd"/>
      <w:r w:rsidRPr="00F3488D">
        <w:rPr>
          <w:rFonts w:ascii="Garamond" w:hAnsi="Garamond"/>
          <w:sz w:val="22"/>
          <w:szCs w:val="22"/>
        </w:rPr>
        <w:t xml:space="preserve"> </w:t>
      </w:r>
      <w:proofErr w:type="gramStart"/>
      <w:r w:rsidRPr="00F3488D">
        <w:rPr>
          <w:rFonts w:ascii="Garamond" w:hAnsi="Garamond"/>
          <w:sz w:val="22"/>
          <w:szCs w:val="22"/>
        </w:rPr>
        <w:t xml:space="preserve">Large-scale, long-term </w:t>
      </w:r>
      <w:proofErr w:type="spellStart"/>
      <w:r w:rsidRPr="00F3488D">
        <w:rPr>
          <w:rFonts w:ascii="Garamond" w:hAnsi="Garamond"/>
          <w:sz w:val="22"/>
          <w:szCs w:val="22"/>
        </w:rPr>
        <w:t>silvicultural</w:t>
      </w:r>
      <w:proofErr w:type="spellEnd"/>
      <w:r w:rsidRPr="00F3488D">
        <w:rPr>
          <w:rFonts w:ascii="Garamond" w:hAnsi="Garamond"/>
          <w:sz w:val="22"/>
          <w:szCs w:val="22"/>
        </w:rPr>
        <w:t xml:space="preserve"> experiments in the United States.</w:t>
      </w:r>
      <w:proofErr w:type="gramEnd"/>
      <w:r w:rsidRPr="00F3488D">
        <w:rPr>
          <w:rFonts w:ascii="Garamond" w:hAnsi="Garamond"/>
          <w:sz w:val="22"/>
          <w:szCs w:val="22"/>
        </w:rPr>
        <w:t xml:space="preserve"> </w:t>
      </w:r>
      <w:proofErr w:type="spellStart"/>
      <w:r w:rsidRPr="00F3488D">
        <w:rPr>
          <w:rFonts w:ascii="Garamond" w:hAnsi="Garamond"/>
          <w:sz w:val="22"/>
          <w:szCs w:val="22"/>
        </w:rPr>
        <w:t>Allgemeine</w:t>
      </w:r>
      <w:proofErr w:type="spellEnd"/>
      <w:r w:rsidRPr="00F3488D">
        <w:rPr>
          <w:rFonts w:ascii="Garamond" w:hAnsi="Garamond"/>
          <w:sz w:val="22"/>
          <w:szCs w:val="22"/>
        </w:rPr>
        <w:t xml:space="preserve"> </w:t>
      </w:r>
      <w:proofErr w:type="spellStart"/>
      <w:r w:rsidRPr="00F3488D">
        <w:rPr>
          <w:rFonts w:ascii="Garamond" w:hAnsi="Garamond"/>
          <w:sz w:val="22"/>
          <w:szCs w:val="22"/>
        </w:rPr>
        <w:t>Forst</w:t>
      </w:r>
      <w:proofErr w:type="spellEnd"/>
      <w:r w:rsidRPr="00F3488D">
        <w:rPr>
          <w:rFonts w:ascii="Garamond" w:hAnsi="Garamond"/>
          <w:sz w:val="22"/>
          <w:szCs w:val="22"/>
        </w:rPr>
        <w:t xml:space="preserve">-und </w:t>
      </w:r>
      <w:proofErr w:type="spellStart"/>
      <w:r w:rsidRPr="00F3488D">
        <w:rPr>
          <w:rFonts w:ascii="Garamond" w:hAnsi="Garamond"/>
          <w:sz w:val="22"/>
          <w:szCs w:val="22"/>
        </w:rPr>
        <w:t>Jagdzeitung</w:t>
      </w:r>
      <w:proofErr w:type="spellEnd"/>
      <w:r w:rsidRPr="00F3488D">
        <w:rPr>
          <w:rFonts w:ascii="Garamond" w:hAnsi="Garamond"/>
          <w:sz w:val="22"/>
          <w:szCs w:val="22"/>
        </w:rPr>
        <w:t xml:space="preserve"> 177:104-112</w:t>
      </w:r>
    </w:p>
    <w:p w:rsidR="003D24D1" w:rsidRPr="00F3488D"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gramStart"/>
      <w:r w:rsidRPr="00F3488D">
        <w:rPr>
          <w:rFonts w:ascii="Garamond" w:hAnsi="Garamond"/>
          <w:sz w:val="22"/>
          <w:szCs w:val="22"/>
        </w:rPr>
        <w:t xml:space="preserve">Seymour, R.S. and L.S. </w:t>
      </w:r>
      <w:proofErr w:type="spellStart"/>
      <w:r w:rsidRPr="00F3488D">
        <w:rPr>
          <w:rFonts w:ascii="Garamond" w:hAnsi="Garamond"/>
          <w:sz w:val="22"/>
          <w:szCs w:val="22"/>
        </w:rPr>
        <w:t>Kenefic</w:t>
      </w:r>
      <w:proofErr w:type="spellEnd"/>
      <w:r w:rsidRPr="00F3488D">
        <w:rPr>
          <w:rFonts w:ascii="Garamond" w:hAnsi="Garamond"/>
          <w:sz w:val="22"/>
          <w:szCs w:val="22"/>
        </w:rPr>
        <w:t>.</w:t>
      </w:r>
      <w:proofErr w:type="gramEnd"/>
      <w:r w:rsidRPr="00F3488D">
        <w:rPr>
          <w:rFonts w:ascii="Garamond" w:hAnsi="Garamond"/>
          <w:sz w:val="22"/>
          <w:szCs w:val="22"/>
        </w:rPr>
        <w:t xml:space="preserve"> 2002. Influence of age on growth efficiency of </w:t>
      </w:r>
      <w:proofErr w:type="spellStart"/>
      <w:r w:rsidRPr="00F3488D">
        <w:rPr>
          <w:rFonts w:ascii="Garamond" w:hAnsi="Garamond"/>
          <w:i/>
          <w:sz w:val="22"/>
          <w:szCs w:val="22"/>
        </w:rPr>
        <w:t>Tsuga</w:t>
      </w:r>
      <w:proofErr w:type="spellEnd"/>
      <w:r w:rsidRPr="00F3488D">
        <w:rPr>
          <w:rFonts w:ascii="Garamond" w:hAnsi="Garamond"/>
          <w:i/>
          <w:sz w:val="22"/>
          <w:szCs w:val="22"/>
        </w:rPr>
        <w:t xml:space="preserve"> </w:t>
      </w:r>
      <w:proofErr w:type="spellStart"/>
      <w:r w:rsidRPr="00F3488D">
        <w:rPr>
          <w:rFonts w:ascii="Garamond" w:hAnsi="Garamond"/>
          <w:i/>
          <w:sz w:val="22"/>
          <w:szCs w:val="22"/>
        </w:rPr>
        <w:t>canadensis</w:t>
      </w:r>
      <w:proofErr w:type="spellEnd"/>
      <w:r w:rsidRPr="00F3488D">
        <w:rPr>
          <w:rFonts w:ascii="Garamond" w:hAnsi="Garamond"/>
          <w:sz w:val="22"/>
          <w:szCs w:val="22"/>
        </w:rPr>
        <w:t xml:space="preserve"> and </w:t>
      </w:r>
      <w:proofErr w:type="spellStart"/>
      <w:r w:rsidRPr="00F3488D">
        <w:rPr>
          <w:rFonts w:ascii="Garamond" w:hAnsi="Garamond"/>
          <w:i/>
          <w:sz w:val="22"/>
          <w:szCs w:val="22"/>
        </w:rPr>
        <w:t>Picea</w:t>
      </w:r>
      <w:proofErr w:type="spellEnd"/>
      <w:r w:rsidRPr="00F3488D">
        <w:rPr>
          <w:rFonts w:ascii="Garamond" w:hAnsi="Garamond"/>
          <w:i/>
          <w:sz w:val="22"/>
          <w:szCs w:val="22"/>
        </w:rPr>
        <w:t xml:space="preserve"> </w:t>
      </w:r>
      <w:proofErr w:type="spellStart"/>
      <w:proofErr w:type="gramStart"/>
      <w:r w:rsidRPr="00F3488D">
        <w:rPr>
          <w:rFonts w:ascii="Garamond" w:hAnsi="Garamond"/>
          <w:i/>
          <w:sz w:val="22"/>
          <w:szCs w:val="22"/>
        </w:rPr>
        <w:t>rubens</w:t>
      </w:r>
      <w:proofErr w:type="spellEnd"/>
      <w:proofErr w:type="gramEnd"/>
      <w:r w:rsidRPr="00F3488D">
        <w:rPr>
          <w:rFonts w:ascii="Garamond" w:hAnsi="Garamond"/>
          <w:i/>
          <w:sz w:val="22"/>
          <w:szCs w:val="22"/>
        </w:rPr>
        <w:t xml:space="preserve"> </w:t>
      </w:r>
      <w:r w:rsidRPr="00F3488D">
        <w:rPr>
          <w:rFonts w:ascii="Garamond" w:hAnsi="Garamond"/>
          <w:sz w:val="22"/>
          <w:szCs w:val="22"/>
        </w:rPr>
        <w:t>trees in mixed-species, multi-aged northern conifer stands.  Can. J. For. Res. 32:2032-2042.</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gramStart"/>
      <w:r w:rsidRPr="00F3488D">
        <w:rPr>
          <w:rFonts w:ascii="Garamond" w:hAnsi="Garamond"/>
          <w:sz w:val="22"/>
          <w:szCs w:val="22"/>
        </w:rPr>
        <w:t xml:space="preserve">Seymour, R.S., A.S. White and P.G. de </w:t>
      </w:r>
      <w:proofErr w:type="spellStart"/>
      <w:r w:rsidRPr="00F3488D">
        <w:rPr>
          <w:rFonts w:ascii="Garamond" w:hAnsi="Garamond"/>
          <w:sz w:val="22"/>
          <w:szCs w:val="22"/>
        </w:rPr>
        <w:t>Maynadier</w:t>
      </w:r>
      <w:proofErr w:type="spellEnd"/>
      <w:r w:rsidRPr="00F3488D">
        <w:rPr>
          <w:rFonts w:ascii="Garamond" w:hAnsi="Garamond"/>
          <w:sz w:val="22"/>
          <w:szCs w:val="22"/>
        </w:rPr>
        <w:t>.</w:t>
      </w:r>
      <w:proofErr w:type="gramEnd"/>
      <w:r w:rsidRPr="00F3488D">
        <w:rPr>
          <w:rFonts w:ascii="Garamond" w:hAnsi="Garamond"/>
          <w:sz w:val="22"/>
          <w:szCs w:val="22"/>
        </w:rPr>
        <w:t xml:space="preserve"> 2002. Natural disturbance </w:t>
      </w:r>
      <w:r w:rsidRPr="00AA43EF">
        <w:rPr>
          <w:rFonts w:ascii="Garamond" w:hAnsi="Garamond"/>
          <w:sz w:val="22"/>
          <w:szCs w:val="22"/>
        </w:rPr>
        <w:t xml:space="preserve">regimes in northeastern North America – Evaluating </w:t>
      </w:r>
      <w:proofErr w:type="spellStart"/>
      <w:r w:rsidRPr="00AA43EF">
        <w:rPr>
          <w:rFonts w:ascii="Garamond" w:hAnsi="Garamond"/>
          <w:sz w:val="22"/>
          <w:szCs w:val="22"/>
        </w:rPr>
        <w:t>silvicultural</w:t>
      </w:r>
      <w:proofErr w:type="spellEnd"/>
      <w:r w:rsidRPr="00AA43EF">
        <w:rPr>
          <w:rFonts w:ascii="Garamond" w:hAnsi="Garamond"/>
          <w:sz w:val="22"/>
          <w:szCs w:val="22"/>
        </w:rPr>
        <w:t xml:space="preserve"> systems using natural scales and frequencies. Forest Ecology and Management 155:357-367.</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gramStart"/>
      <w:r w:rsidRPr="00AA43EF">
        <w:rPr>
          <w:rFonts w:ascii="Garamond" w:hAnsi="Garamond"/>
          <w:sz w:val="22"/>
          <w:szCs w:val="22"/>
        </w:rPr>
        <w:t>Seymour, R. S. and M.L. Hunter, Jr.</w:t>
      </w:r>
      <w:proofErr w:type="gramEnd"/>
      <w:r w:rsidRPr="00AA43EF">
        <w:rPr>
          <w:rFonts w:ascii="Garamond" w:hAnsi="Garamond"/>
          <w:sz w:val="22"/>
          <w:szCs w:val="22"/>
        </w:rPr>
        <w:t xml:space="preserve">  1999.  Principles of Ecological Forestry.  Ch.  2 (p. 22-61) In: Managing Biodiversity in Forest Ecosystems. M.L. Hunter, Jr., editor.  </w:t>
      </w:r>
      <w:proofErr w:type="gramStart"/>
      <w:r w:rsidRPr="00AA43EF">
        <w:rPr>
          <w:rFonts w:ascii="Garamond" w:hAnsi="Garamond"/>
          <w:sz w:val="22"/>
          <w:szCs w:val="22"/>
        </w:rPr>
        <w:t>Cambridge Univ.</w:t>
      </w:r>
      <w:proofErr w:type="gramEnd"/>
      <w:r w:rsidRPr="00AA43EF">
        <w:rPr>
          <w:rFonts w:ascii="Garamond" w:hAnsi="Garamond"/>
          <w:sz w:val="22"/>
          <w:szCs w:val="22"/>
        </w:rPr>
        <w:t xml:space="preserve">  </w:t>
      </w:r>
      <w:proofErr w:type="gramStart"/>
      <w:r w:rsidRPr="00AA43EF">
        <w:rPr>
          <w:rFonts w:ascii="Garamond" w:hAnsi="Garamond"/>
          <w:sz w:val="22"/>
          <w:szCs w:val="22"/>
        </w:rPr>
        <w:t>Press.</w:t>
      </w:r>
      <w:proofErr w:type="gramEnd"/>
      <w:r w:rsidRPr="00AA43EF">
        <w:rPr>
          <w:rFonts w:ascii="Garamond" w:hAnsi="Garamond"/>
          <w:sz w:val="22"/>
          <w:szCs w:val="22"/>
        </w:rPr>
        <w:t xml:space="preserve"> </w:t>
      </w:r>
      <w:proofErr w:type="gramStart"/>
      <w:r w:rsidRPr="00AA43EF">
        <w:rPr>
          <w:rFonts w:ascii="Garamond" w:hAnsi="Garamond"/>
          <w:sz w:val="22"/>
          <w:szCs w:val="22"/>
        </w:rPr>
        <w:t>698 p.</w:t>
      </w:r>
      <w:proofErr w:type="gramEnd"/>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bookmarkStart w:id="8" w:name="QuickMark"/>
      <w:bookmarkEnd w:id="8"/>
      <w:r w:rsidRPr="00AA43EF">
        <w:rPr>
          <w:rFonts w:ascii="Garamond" w:hAnsi="Garamond"/>
          <w:sz w:val="22"/>
          <w:szCs w:val="22"/>
        </w:rPr>
        <w:t xml:space="preserve">Seymour, R. S.  1995.  The Northeastern Region. p. 31-79 </w:t>
      </w:r>
      <w:proofErr w:type="gramStart"/>
      <w:r w:rsidRPr="00AA43EF">
        <w:rPr>
          <w:rFonts w:ascii="Garamond" w:hAnsi="Garamond"/>
          <w:sz w:val="22"/>
          <w:szCs w:val="22"/>
        </w:rPr>
        <w:t>In</w:t>
      </w:r>
      <w:proofErr w:type="gramEnd"/>
      <w:r w:rsidRPr="00AA43EF">
        <w:rPr>
          <w:rFonts w:ascii="Garamond" w:hAnsi="Garamond"/>
          <w:sz w:val="22"/>
          <w:szCs w:val="22"/>
        </w:rPr>
        <w:t xml:space="preserve">: Regional </w:t>
      </w:r>
      <w:proofErr w:type="spellStart"/>
      <w:r w:rsidRPr="00AA43EF">
        <w:rPr>
          <w:rFonts w:ascii="Garamond" w:hAnsi="Garamond"/>
          <w:sz w:val="22"/>
          <w:szCs w:val="22"/>
        </w:rPr>
        <w:t>Silviculture</w:t>
      </w:r>
      <w:proofErr w:type="spellEnd"/>
      <w:r w:rsidRPr="00AA43EF">
        <w:rPr>
          <w:rFonts w:ascii="Garamond" w:hAnsi="Garamond"/>
          <w:sz w:val="22"/>
          <w:szCs w:val="22"/>
        </w:rPr>
        <w:t xml:space="preserve"> of the United States, Ed. 3.  Ed. J. W. Barrett.  </w:t>
      </w:r>
      <w:proofErr w:type="gramStart"/>
      <w:r w:rsidRPr="00AA43EF">
        <w:rPr>
          <w:rFonts w:ascii="Garamond" w:hAnsi="Garamond"/>
          <w:sz w:val="22"/>
          <w:szCs w:val="22"/>
        </w:rPr>
        <w:t>Wiley and Sons, N. Y.</w:t>
      </w:r>
      <w:proofErr w:type="gramEnd"/>
      <w:r w:rsidRPr="00AA43EF">
        <w:rPr>
          <w:rFonts w:ascii="Garamond" w:hAnsi="Garamond"/>
          <w:sz w:val="22"/>
          <w:szCs w:val="22"/>
        </w:rPr>
        <w:t xml:space="preserve">  </w:t>
      </w:r>
      <w:proofErr w:type="gramStart"/>
      <w:r w:rsidRPr="00AA43EF">
        <w:rPr>
          <w:rFonts w:ascii="Garamond" w:hAnsi="Garamond"/>
          <w:sz w:val="22"/>
          <w:szCs w:val="22"/>
        </w:rPr>
        <w:t>643 p.</w:t>
      </w:r>
      <w:proofErr w:type="gramEnd"/>
      <w:r w:rsidRPr="00AA43EF">
        <w:rPr>
          <w:rFonts w:ascii="Garamond" w:hAnsi="Garamond"/>
          <w:sz w:val="22"/>
          <w:szCs w:val="22"/>
        </w:rPr>
        <w:t xml:space="preserve"> </w:t>
      </w:r>
    </w:p>
    <w:p w:rsidR="003D24D1" w:rsidRPr="009E1FF1" w:rsidRDefault="003D24D1" w:rsidP="009E1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rPr>
      </w:pPr>
      <w:r w:rsidRPr="00AA43EF">
        <w:rPr>
          <w:rFonts w:ascii="Garamond" w:hAnsi="Garamond"/>
          <w:sz w:val="22"/>
          <w:szCs w:val="22"/>
        </w:rPr>
        <w:t xml:space="preserve">Seymour, R. S. 1992. The red spruce-balsam fir forest of Maine: Evolution of </w:t>
      </w:r>
      <w:proofErr w:type="spellStart"/>
      <w:r w:rsidRPr="00AA43EF">
        <w:rPr>
          <w:rFonts w:ascii="Garamond" w:hAnsi="Garamond"/>
          <w:sz w:val="22"/>
          <w:szCs w:val="22"/>
        </w:rPr>
        <w:t>silvicultural</w:t>
      </w:r>
      <w:proofErr w:type="spellEnd"/>
      <w:r w:rsidRPr="00AA43EF">
        <w:rPr>
          <w:rFonts w:ascii="Garamond" w:hAnsi="Garamond"/>
          <w:sz w:val="22"/>
          <w:szCs w:val="22"/>
        </w:rPr>
        <w:t xml:space="preserve"> practice in response to stand development patterns and disturbances. Ch. 12 (p. 217-244) In: </w:t>
      </w:r>
      <w:proofErr w:type="spellStart"/>
      <w:r w:rsidRPr="00AA43EF">
        <w:rPr>
          <w:rFonts w:ascii="Garamond" w:hAnsi="Garamond"/>
          <w:sz w:val="22"/>
          <w:szCs w:val="22"/>
        </w:rPr>
        <w:t>Kelty</w:t>
      </w:r>
      <w:proofErr w:type="spellEnd"/>
      <w:r w:rsidRPr="00AA43EF">
        <w:rPr>
          <w:rFonts w:ascii="Garamond" w:hAnsi="Garamond"/>
          <w:sz w:val="22"/>
          <w:szCs w:val="22"/>
        </w:rPr>
        <w:t xml:space="preserve">, M. J., Larson, B. C. and Oliver, C. D., </w:t>
      </w:r>
      <w:proofErr w:type="gramStart"/>
      <w:r w:rsidRPr="00AA43EF">
        <w:rPr>
          <w:rFonts w:ascii="Garamond" w:hAnsi="Garamond"/>
          <w:sz w:val="22"/>
          <w:szCs w:val="22"/>
        </w:rPr>
        <w:t>eds</w:t>
      </w:r>
      <w:proofErr w:type="gramEnd"/>
      <w:r w:rsidRPr="00AA43EF">
        <w:rPr>
          <w:rFonts w:ascii="Garamond" w:hAnsi="Garamond"/>
          <w:sz w:val="22"/>
          <w:szCs w:val="22"/>
        </w:rPr>
        <w:t xml:space="preserve">.  </w:t>
      </w:r>
      <w:proofErr w:type="gramStart"/>
      <w:r w:rsidRPr="00AA43EF">
        <w:rPr>
          <w:rFonts w:ascii="Garamond" w:hAnsi="Garamond"/>
          <w:sz w:val="22"/>
          <w:szCs w:val="22"/>
        </w:rPr>
        <w:t xml:space="preserve">The Ecology and </w:t>
      </w:r>
      <w:proofErr w:type="spellStart"/>
      <w:r w:rsidRPr="00AA43EF">
        <w:rPr>
          <w:rFonts w:ascii="Garamond" w:hAnsi="Garamond"/>
          <w:sz w:val="22"/>
          <w:szCs w:val="22"/>
        </w:rPr>
        <w:t>Silviculture</w:t>
      </w:r>
      <w:proofErr w:type="spellEnd"/>
      <w:r w:rsidRPr="00AA43EF">
        <w:rPr>
          <w:rFonts w:ascii="Garamond" w:hAnsi="Garamond"/>
          <w:sz w:val="22"/>
          <w:szCs w:val="22"/>
        </w:rPr>
        <w:t xml:space="preserve"> of Mixed-species forests.</w:t>
      </w:r>
      <w:proofErr w:type="gramEnd"/>
      <w:r w:rsidRPr="00AA43EF">
        <w:rPr>
          <w:rFonts w:ascii="Garamond" w:hAnsi="Garamond"/>
          <w:sz w:val="22"/>
          <w:szCs w:val="22"/>
        </w:rPr>
        <w:t xml:space="preserve"> </w:t>
      </w:r>
      <w:proofErr w:type="gramStart"/>
      <w:r w:rsidRPr="00AA43EF">
        <w:rPr>
          <w:rFonts w:ascii="Garamond" w:hAnsi="Garamond"/>
          <w:sz w:val="22"/>
          <w:szCs w:val="22"/>
        </w:rPr>
        <w:t>A festschrift for David M. Smith.</w:t>
      </w:r>
      <w:proofErr w:type="gramEnd"/>
      <w:r w:rsidRPr="00AA43EF">
        <w:rPr>
          <w:rFonts w:ascii="Garamond" w:hAnsi="Garamond"/>
          <w:sz w:val="22"/>
          <w:szCs w:val="22"/>
        </w:rPr>
        <w:t xml:space="preserve">  </w:t>
      </w:r>
      <w:proofErr w:type="gramStart"/>
      <w:r w:rsidRPr="00AA43EF">
        <w:rPr>
          <w:rFonts w:ascii="Garamond" w:hAnsi="Garamond"/>
          <w:sz w:val="22"/>
          <w:szCs w:val="22"/>
        </w:rPr>
        <w:t>Kluwer Publishers, Norwell, MA.</w:t>
      </w:r>
      <w:proofErr w:type="gramEnd"/>
      <w:r w:rsidRPr="00AA43EF">
        <w:rPr>
          <w:rFonts w:ascii="Garamond" w:hAnsi="Garamond"/>
          <w:sz w:val="22"/>
          <w:szCs w:val="22"/>
        </w:rPr>
        <w:t xml:space="preserve"> </w:t>
      </w:r>
    </w:p>
    <w:sectPr w:rsidR="003D24D1" w:rsidRPr="009E1FF1" w:rsidSect="00325A7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0147" w:rsidRDefault="00430147" w:rsidP="003D24D1">
      <w:r>
        <w:separator/>
      </w:r>
    </w:p>
  </w:endnote>
  <w:endnote w:type="continuationSeparator" w:id="0">
    <w:p w:rsidR="00430147" w:rsidRDefault="00430147" w:rsidP="003D2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0147" w:rsidRDefault="00430147" w:rsidP="003D24D1">
      <w:r>
        <w:separator/>
      </w:r>
    </w:p>
  </w:footnote>
  <w:footnote w:type="continuationSeparator" w:id="0">
    <w:p w:rsidR="00430147" w:rsidRDefault="00430147" w:rsidP="003D24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3C7F" w:rsidRDefault="00853C7F">
    <w:pPr>
      <w:pStyle w:val="Header"/>
      <w:jc w:val="right"/>
    </w:pPr>
    <w:r>
      <w:rPr>
        <w:rFonts w:asciiTheme="minorHAnsi" w:hAnsiTheme="minorHAnsi"/>
        <w:i/>
      </w:rPr>
      <w:t xml:space="preserve">Seymour NSRC 2013: managing forests for complexity </w:t>
    </w:r>
    <w:sdt>
      <w:sdtPr>
        <w:id w:val="8158010"/>
        <w:docPartObj>
          <w:docPartGallery w:val="Page Numbers (Top of Page)"/>
          <w:docPartUnique/>
        </w:docPartObj>
      </w:sdtPr>
      <w:sdtEndPr/>
      <w:sdtContent>
        <w:r w:rsidR="00B019D6">
          <w:fldChar w:fldCharType="begin"/>
        </w:r>
        <w:r w:rsidR="00B019D6">
          <w:instrText xml:space="preserve"> PAGE   \* MERGEFORMAT </w:instrText>
        </w:r>
        <w:r w:rsidR="00B019D6">
          <w:fldChar w:fldCharType="separate"/>
        </w:r>
        <w:r w:rsidR="007742DE">
          <w:rPr>
            <w:noProof/>
          </w:rPr>
          <w:t>2</w:t>
        </w:r>
        <w:r w:rsidR="00B019D6">
          <w:rPr>
            <w:noProof/>
          </w:rPr>
          <w:fldChar w:fldCharType="end"/>
        </w:r>
      </w:sdtContent>
    </w:sdt>
  </w:p>
  <w:p w:rsidR="00853C7F" w:rsidRPr="003D24D1" w:rsidRDefault="00853C7F" w:rsidP="003D24D1">
    <w:pPr>
      <w:pStyle w:val="Header"/>
      <w:jc w:val="right"/>
      <w:rPr>
        <w:rFonts w:asciiTheme="minorHAnsi" w:hAnsiTheme="minorHAnsi"/>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5376E"/>
    <w:multiLevelType w:val="hybridMultilevel"/>
    <w:tmpl w:val="02DE7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7F60EB"/>
    <w:multiLevelType w:val="hybridMultilevel"/>
    <w:tmpl w:val="A716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0162FD"/>
    <w:multiLevelType w:val="hybridMultilevel"/>
    <w:tmpl w:val="898E9A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8087198"/>
    <w:multiLevelType w:val="hybridMultilevel"/>
    <w:tmpl w:val="5DD8B096"/>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4">
    <w:nsid w:val="36EB0659"/>
    <w:multiLevelType w:val="hybridMultilevel"/>
    <w:tmpl w:val="44F4CE1E"/>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5">
    <w:nsid w:val="41981EB7"/>
    <w:multiLevelType w:val="hybridMultilevel"/>
    <w:tmpl w:val="330A7F9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8BB72A1"/>
    <w:multiLevelType w:val="hybridMultilevel"/>
    <w:tmpl w:val="60B2F2C4"/>
    <w:lvl w:ilvl="0" w:tplc="0409000F">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B855627"/>
    <w:multiLevelType w:val="hybridMultilevel"/>
    <w:tmpl w:val="D4FA34BC"/>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num w:numId="1">
    <w:abstractNumId w:val="7"/>
  </w:num>
  <w:num w:numId="2">
    <w:abstractNumId w:val="1"/>
  </w:num>
  <w:num w:numId="3">
    <w:abstractNumId w:val="4"/>
  </w:num>
  <w:num w:numId="4">
    <w:abstractNumId w:val="3"/>
  </w:num>
  <w:num w:numId="5">
    <w:abstractNumId w:val="0"/>
  </w:num>
  <w:num w:numId="6">
    <w:abstractNumId w:val="6"/>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EC0"/>
    <w:rsid w:val="0000226F"/>
    <w:rsid w:val="00020D1D"/>
    <w:rsid w:val="0002343E"/>
    <w:rsid w:val="00031B8D"/>
    <w:rsid w:val="00032486"/>
    <w:rsid w:val="000502A7"/>
    <w:rsid w:val="00092F90"/>
    <w:rsid w:val="000A424B"/>
    <w:rsid w:val="000B3422"/>
    <w:rsid w:val="000D11E9"/>
    <w:rsid w:val="000E1541"/>
    <w:rsid w:val="000E2AE6"/>
    <w:rsid w:val="000F7D8A"/>
    <w:rsid w:val="00146E15"/>
    <w:rsid w:val="00205C69"/>
    <w:rsid w:val="0022050D"/>
    <w:rsid w:val="00232547"/>
    <w:rsid w:val="00232DCB"/>
    <w:rsid w:val="002379DB"/>
    <w:rsid w:val="0024708E"/>
    <w:rsid w:val="00294739"/>
    <w:rsid w:val="002F798E"/>
    <w:rsid w:val="00325A7A"/>
    <w:rsid w:val="00340BF3"/>
    <w:rsid w:val="00353F3D"/>
    <w:rsid w:val="00386C93"/>
    <w:rsid w:val="003D24D1"/>
    <w:rsid w:val="003D4130"/>
    <w:rsid w:val="003F1CA3"/>
    <w:rsid w:val="00402742"/>
    <w:rsid w:val="00406BF7"/>
    <w:rsid w:val="00430147"/>
    <w:rsid w:val="004528BE"/>
    <w:rsid w:val="00473EC0"/>
    <w:rsid w:val="004A40C0"/>
    <w:rsid w:val="004C4B19"/>
    <w:rsid w:val="00535248"/>
    <w:rsid w:val="00550E6B"/>
    <w:rsid w:val="0056251C"/>
    <w:rsid w:val="005724DB"/>
    <w:rsid w:val="00587038"/>
    <w:rsid w:val="005B0384"/>
    <w:rsid w:val="005C4BCC"/>
    <w:rsid w:val="005E08DF"/>
    <w:rsid w:val="00611A22"/>
    <w:rsid w:val="00675686"/>
    <w:rsid w:val="006808A6"/>
    <w:rsid w:val="006A105F"/>
    <w:rsid w:val="006A70E9"/>
    <w:rsid w:val="006B1634"/>
    <w:rsid w:val="006B6954"/>
    <w:rsid w:val="007742DE"/>
    <w:rsid w:val="00783C21"/>
    <w:rsid w:val="0079559B"/>
    <w:rsid w:val="007A672A"/>
    <w:rsid w:val="007B31A5"/>
    <w:rsid w:val="007C5284"/>
    <w:rsid w:val="007C57A0"/>
    <w:rsid w:val="00824B22"/>
    <w:rsid w:val="00842DBE"/>
    <w:rsid w:val="00852A7E"/>
    <w:rsid w:val="00853C7F"/>
    <w:rsid w:val="00876FF5"/>
    <w:rsid w:val="00885B01"/>
    <w:rsid w:val="00887332"/>
    <w:rsid w:val="00891B4A"/>
    <w:rsid w:val="008B7129"/>
    <w:rsid w:val="008C3B35"/>
    <w:rsid w:val="00917001"/>
    <w:rsid w:val="009356E3"/>
    <w:rsid w:val="00945F28"/>
    <w:rsid w:val="00987FC8"/>
    <w:rsid w:val="009D5945"/>
    <w:rsid w:val="009E1FF1"/>
    <w:rsid w:val="00A2657C"/>
    <w:rsid w:val="00A47E73"/>
    <w:rsid w:val="00A52509"/>
    <w:rsid w:val="00A8169F"/>
    <w:rsid w:val="00AB6065"/>
    <w:rsid w:val="00AB674C"/>
    <w:rsid w:val="00AD2738"/>
    <w:rsid w:val="00AF137D"/>
    <w:rsid w:val="00AF1436"/>
    <w:rsid w:val="00B019D6"/>
    <w:rsid w:val="00B3657C"/>
    <w:rsid w:val="00B51A26"/>
    <w:rsid w:val="00B57140"/>
    <w:rsid w:val="00B572F4"/>
    <w:rsid w:val="00B63EB9"/>
    <w:rsid w:val="00B65473"/>
    <w:rsid w:val="00BC7A75"/>
    <w:rsid w:val="00BD27AC"/>
    <w:rsid w:val="00BF1C7D"/>
    <w:rsid w:val="00C768A8"/>
    <w:rsid w:val="00CA5018"/>
    <w:rsid w:val="00CB060A"/>
    <w:rsid w:val="00D364EA"/>
    <w:rsid w:val="00DA22FC"/>
    <w:rsid w:val="00DA66A7"/>
    <w:rsid w:val="00DB53EA"/>
    <w:rsid w:val="00DB71AD"/>
    <w:rsid w:val="00DF00AE"/>
    <w:rsid w:val="00E12E39"/>
    <w:rsid w:val="00E54A51"/>
    <w:rsid w:val="00E71434"/>
    <w:rsid w:val="00EB6E34"/>
    <w:rsid w:val="00ED77E7"/>
    <w:rsid w:val="00F000C2"/>
    <w:rsid w:val="00F168DC"/>
    <w:rsid w:val="00F5629A"/>
    <w:rsid w:val="00F612A3"/>
    <w:rsid w:val="00F76114"/>
    <w:rsid w:val="00FD52AF"/>
    <w:rsid w:val="00FF63B0"/>
    <w:rsid w:val="00FF7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EC0"/>
    <w:pPr>
      <w:spacing w:after="0" w:line="240" w:lineRule="auto"/>
    </w:pPr>
    <w:rPr>
      <w:rFonts w:ascii="Helvetica" w:eastAsia="Helvetica" w:hAnsi="Helvetica"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73EC0"/>
    <w:pPr>
      <w:ind w:left="720"/>
      <w:contextualSpacing/>
    </w:pPr>
  </w:style>
  <w:style w:type="paragraph" w:customStyle="1" w:styleId="Default">
    <w:name w:val="Default"/>
    <w:rsid w:val="00473EC0"/>
    <w:pPr>
      <w:autoSpaceDE w:val="0"/>
      <w:autoSpaceDN w:val="0"/>
      <w:adjustRightInd w:val="0"/>
      <w:spacing w:after="0" w:line="240" w:lineRule="auto"/>
    </w:pPr>
    <w:rPr>
      <w:rFonts w:ascii="Times New Roman" w:eastAsia="Helvetica" w:hAnsi="Times New Roman" w:cs="Times New Roman"/>
      <w:color w:val="000000"/>
      <w:sz w:val="24"/>
      <w:szCs w:val="24"/>
    </w:rPr>
  </w:style>
  <w:style w:type="character" w:styleId="Hyperlink">
    <w:name w:val="Hyperlink"/>
    <w:rsid w:val="00ED77E7"/>
    <w:rPr>
      <w:color w:val="0000FF"/>
      <w:u w:val="single"/>
    </w:rPr>
  </w:style>
  <w:style w:type="paragraph" w:styleId="BodyTextIndent2">
    <w:name w:val="Body Text Indent 2"/>
    <w:basedOn w:val="Normal"/>
    <w:link w:val="BodyTextIndent2Char"/>
    <w:rsid w:val="00ED77E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outlineLvl w:val="0"/>
    </w:pPr>
    <w:rPr>
      <w:rFonts w:ascii="Tahoma" w:eastAsia="Times New Roman" w:hAnsi="Tahoma"/>
      <w:snapToGrid w:val="0"/>
      <w:sz w:val="22"/>
    </w:rPr>
  </w:style>
  <w:style w:type="character" w:customStyle="1" w:styleId="BodyTextIndent2Char">
    <w:name w:val="Body Text Indent 2 Char"/>
    <w:basedOn w:val="DefaultParagraphFont"/>
    <w:link w:val="BodyTextIndent2"/>
    <w:rsid w:val="00ED77E7"/>
    <w:rPr>
      <w:rFonts w:ascii="Tahoma" w:eastAsia="Times New Roman" w:hAnsi="Tahoma" w:cs="Times New Roman"/>
      <w:snapToGrid w:val="0"/>
      <w:szCs w:val="20"/>
    </w:rPr>
  </w:style>
  <w:style w:type="table" w:styleId="TableGrid">
    <w:name w:val="Table Grid"/>
    <w:basedOn w:val="TableNormal"/>
    <w:uiPriority w:val="59"/>
    <w:rsid w:val="004C4B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3D24D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Header">
    <w:name w:val="header"/>
    <w:basedOn w:val="Normal"/>
    <w:link w:val="HeaderChar"/>
    <w:uiPriority w:val="99"/>
    <w:unhideWhenUsed/>
    <w:rsid w:val="003D24D1"/>
    <w:pPr>
      <w:tabs>
        <w:tab w:val="center" w:pos="4680"/>
        <w:tab w:val="right" w:pos="9360"/>
      </w:tabs>
    </w:pPr>
  </w:style>
  <w:style w:type="character" w:customStyle="1" w:styleId="HeaderChar">
    <w:name w:val="Header Char"/>
    <w:basedOn w:val="DefaultParagraphFont"/>
    <w:link w:val="Header"/>
    <w:uiPriority w:val="99"/>
    <w:rsid w:val="003D24D1"/>
    <w:rPr>
      <w:rFonts w:ascii="Helvetica" w:eastAsia="Helvetica" w:hAnsi="Helvetica" w:cs="Times New Roman"/>
      <w:sz w:val="24"/>
      <w:szCs w:val="20"/>
    </w:rPr>
  </w:style>
  <w:style w:type="paragraph" w:styleId="Footer">
    <w:name w:val="footer"/>
    <w:basedOn w:val="Normal"/>
    <w:link w:val="FooterChar"/>
    <w:uiPriority w:val="99"/>
    <w:unhideWhenUsed/>
    <w:rsid w:val="003D24D1"/>
    <w:pPr>
      <w:tabs>
        <w:tab w:val="center" w:pos="4680"/>
        <w:tab w:val="right" w:pos="9360"/>
      </w:tabs>
    </w:pPr>
  </w:style>
  <w:style w:type="character" w:customStyle="1" w:styleId="FooterChar">
    <w:name w:val="Footer Char"/>
    <w:basedOn w:val="DefaultParagraphFont"/>
    <w:link w:val="Footer"/>
    <w:uiPriority w:val="99"/>
    <w:rsid w:val="003D24D1"/>
    <w:rPr>
      <w:rFonts w:ascii="Helvetica" w:eastAsia="Helvetica" w:hAnsi="Helvetica" w:cs="Times New Roman"/>
      <w:sz w:val="24"/>
      <w:szCs w:val="20"/>
    </w:rPr>
  </w:style>
  <w:style w:type="paragraph" w:styleId="BalloonText">
    <w:name w:val="Balloon Text"/>
    <w:basedOn w:val="Normal"/>
    <w:link w:val="BalloonTextChar"/>
    <w:uiPriority w:val="99"/>
    <w:semiHidden/>
    <w:unhideWhenUsed/>
    <w:rsid w:val="008C3B35"/>
    <w:rPr>
      <w:rFonts w:ascii="Tahoma" w:hAnsi="Tahoma" w:cs="Tahoma"/>
      <w:sz w:val="16"/>
      <w:szCs w:val="16"/>
    </w:rPr>
  </w:style>
  <w:style w:type="character" w:customStyle="1" w:styleId="BalloonTextChar">
    <w:name w:val="Balloon Text Char"/>
    <w:basedOn w:val="DefaultParagraphFont"/>
    <w:link w:val="BalloonText"/>
    <w:uiPriority w:val="99"/>
    <w:semiHidden/>
    <w:rsid w:val="008C3B35"/>
    <w:rPr>
      <w:rFonts w:ascii="Tahoma" w:eastAsia="Helvetica" w:hAnsi="Tahoma" w:cs="Tahoma"/>
      <w:sz w:val="16"/>
      <w:szCs w:val="16"/>
    </w:rPr>
  </w:style>
  <w:style w:type="character" w:customStyle="1" w:styleId="titleofwork">
    <w:name w:val="titleofwork"/>
    <w:basedOn w:val="DefaultParagraphFont"/>
    <w:rsid w:val="002F798E"/>
  </w:style>
  <w:style w:type="character" w:styleId="CommentReference">
    <w:name w:val="annotation reference"/>
    <w:basedOn w:val="DefaultParagraphFont"/>
    <w:uiPriority w:val="99"/>
    <w:semiHidden/>
    <w:unhideWhenUsed/>
    <w:rsid w:val="00987FC8"/>
    <w:rPr>
      <w:sz w:val="16"/>
      <w:szCs w:val="16"/>
    </w:rPr>
  </w:style>
  <w:style w:type="paragraph" w:styleId="CommentText">
    <w:name w:val="annotation text"/>
    <w:basedOn w:val="Normal"/>
    <w:link w:val="CommentTextChar"/>
    <w:uiPriority w:val="99"/>
    <w:semiHidden/>
    <w:unhideWhenUsed/>
    <w:rsid w:val="00987FC8"/>
    <w:rPr>
      <w:sz w:val="20"/>
    </w:rPr>
  </w:style>
  <w:style w:type="character" w:customStyle="1" w:styleId="CommentTextChar">
    <w:name w:val="Comment Text Char"/>
    <w:basedOn w:val="DefaultParagraphFont"/>
    <w:link w:val="CommentText"/>
    <w:uiPriority w:val="99"/>
    <w:semiHidden/>
    <w:rsid w:val="00987FC8"/>
    <w:rPr>
      <w:rFonts w:ascii="Helvetica" w:eastAsia="Helvetica" w:hAnsi="Helvetica" w:cs="Times New Roman"/>
      <w:sz w:val="20"/>
      <w:szCs w:val="20"/>
    </w:rPr>
  </w:style>
  <w:style w:type="paragraph" w:styleId="CommentSubject">
    <w:name w:val="annotation subject"/>
    <w:basedOn w:val="CommentText"/>
    <w:next w:val="CommentText"/>
    <w:link w:val="CommentSubjectChar"/>
    <w:uiPriority w:val="99"/>
    <w:semiHidden/>
    <w:unhideWhenUsed/>
    <w:rsid w:val="00987FC8"/>
    <w:rPr>
      <w:b/>
      <w:bCs/>
    </w:rPr>
  </w:style>
  <w:style w:type="character" w:customStyle="1" w:styleId="CommentSubjectChar">
    <w:name w:val="Comment Subject Char"/>
    <w:basedOn w:val="CommentTextChar"/>
    <w:link w:val="CommentSubject"/>
    <w:uiPriority w:val="99"/>
    <w:semiHidden/>
    <w:rsid w:val="00987FC8"/>
    <w:rPr>
      <w:rFonts w:ascii="Helvetica" w:eastAsia="Helvetica" w:hAnsi="Helvetica"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EC0"/>
    <w:pPr>
      <w:spacing w:after="0" w:line="240" w:lineRule="auto"/>
    </w:pPr>
    <w:rPr>
      <w:rFonts w:ascii="Helvetica" w:eastAsia="Helvetica" w:hAnsi="Helvetica"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73EC0"/>
    <w:pPr>
      <w:ind w:left="720"/>
      <w:contextualSpacing/>
    </w:pPr>
  </w:style>
  <w:style w:type="paragraph" w:customStyle="1" w:styleId="Default">
    <w:name w:val="Default"/>
    <w:rsid w:val="00473EC0"/>
    <w:pPr>
      <w:autoSpaceDE w:val="0"/>
      <w:autoSpaceDN w:val="0"/>
      <w:adjustRightInd w:val="0"/>
      <w:spacing w:after="0" w:line="240" w:lineRule="auto"/>
    </w:pPr>
    <w:rPr>
      <w:rFonts w:ascii="Times New Roman" w:eastAsia="Helvetica" w:hAnsi="Times New Roman" w:cs="Times New Roman"/>
      <w:color w:val="000000"/>
      <w:sz w:val="24"/>
      <w:szCs w:val="24"/>
    </w:rPr>
  </w:style>
  <w:style w:type="character" w:styleId="Hyperlink">
    <w:name w:val="Hyperlink"/>
    <w:rsid w:val="00ED77E7"/>
    <w:rPr>
      <w:color w:val="0000FF"/>
      <w:u w:val="single"/>
    </w:rPr>
  </w:style>
  <w:style w:type="paragraph" w:styleId="BodyTextIndent2">
    <w:name w:val="Body Text Indent 2"/>
    <w:basedOn w:val="Normal"/>
    <w:link w:val="BodyTextIndent2Char"/>
    <w:rsid w:val="00ED77E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outlineLvl w:val="0"/>
    </w:pPr>
    <w:rPr>
      <w:rFonts w:ascii="Tahoma" w:eastAsia="Times New Roman" w:hAnsi="Tahoma"/>
      <w:snapToGrid w:val="0"/>
      <w:sz w:val="22"/>
    </w:rPr>
  </w:style>
  <w:style w:type="character" w:customStyle="1" w:styleId="BodyTextIndent2Char">
    <w:name w:val="Body Text Indent 2 Char"/>
    <w:basedOn w:val="DefaultParagraphFont"/>
    <w:link w:val="BodyTextIndent2"/>
    <w:rsid w:val="00ED77E7"/>
    <w:rPr>
      <w:rFonts w:ascii="Tahoma" w:eastAsia="Times New Roman" w:hAnsi="Tahoma" w:cs="Times New Roman"/>
      <w:snapToGrid w:val="0"/>
      <w:szCs w:val="20"/>
    </w:rPr>
  </w:style>
  <w:style w:type="table" w:styleId="TableGrid">
    <w:name w:val="Table Grid"/>
    <w:basedOn w:val="TableNormal"/>
    <w:uiPriority w:val="59"/>
    <w:rsid w:val="004C4B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3D24D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Header">
    <w:name w:val="header"/>
    <w:basedOn w:val="Normal"/>
    <w:link w:val="HeaderChar"/>
    <w:uiPriority w:val="99"/>
    <w:unhideWhenUsed/>
    <w:rsid w:val="003D24D1"/>
    <w:pPr>
      <w:tabs>
        <w:tab w:val="center" w:pos="4680"/>
        <w:tab w:val="right" w:pos="9360"/>
      </w:tabs>
    </w:pPr>
  </w:style>
  <w:style w:type="character" w:customStyle="1" w:styleId="HeaderChar">
    <w:name w:val="Header Char"/>
    <w:basedOn w:val="DefaultParagraphFont"/>
    <w:link w:val="Header"/>
    <w:uiPriority w:val="99"/>
    <w:rsid w:val="003D24D1"/>
    <w:rPr>
      <w:rFonts w:ascii="Helvetica" w:eastAsia="Helvetica" w:hAnsi="Helvetica" w:cs="Times New Roman"/>
      <w:sz w:val="24"/>
      <w:szCs w:val="20"/>
    </w:rPr>
  </w:style>
  <w:style w:type="paragraph" w:styleId="Footer">
    <w:name w:val="footer"/>
    <w:basedOn w:val="Normal"/>
    <w:link w:val="FooterChar"/>
    <w:uiPriority w:val="99"/>
    <w:unhideWhenUsed/>
    <w:rsid w:val="003D24D1"/>
    <w:pPr>
      <w:tabs>
        <w:tab w:val="center" w:pos="4680"/>
        <w:tab w:val="right" w:pos="9360"/>
      </w:tabs>
    </w:pPr>
  </w:style>
  <w:style w:type="character" w:customStyle="1" w:styleId="FooterChar">
    <w:name w:val="Footer Char"/>
    <w:basedOn w:val="DefaultParagraphFont"/>
    <w:link w:val="Footer"/>
    <w:uiPriority w:val="99"/>
    <w:rsid w:val="003D24D1"/>
    <w:rPr>
      <w:rFonts w:ascii="Helvetica" w:eastAsia="Helvetica" w:hAnsi="Helvetica" w:cs="Times New Roman"/>
      <w:sz w:val="24"/>
      <w:szCs w:val="20"/>
    </w:rPr>
  </w:style>
  <w:style w:type="paragraph" w:styleId="BalloonText">
    <w:name w:val="Balloon Text"/>
    <w:basedOn w:val="Normal"/>
    <w:link w:val="BalloonTextChar"/>
    <w:uiPriority w:val="99"/>
    <w:semiHidden/>
    <w:unhideWhenUsed/>
    <w:rsid w:val="008C3B35"/>
    <w:rPr>
      <w:rFonts w:ascii="Tahoma" w:hAnsi="Tahoma" w:cs="Tahoma"/>
      <w:sz w:val="16"/>
      <w:szCs w:val="16"/>
    </w:rPr>
  </w:style>
  <w:style w:type="character" w:customStyle="1" w:styleId="BalloonTextChar">
    <w:name w:val="Balloon Text Char"/>
    <w:basedOn w:val="DefaultParagraphFont"/>
    <w:link w:val="BalloonText"/>
    <w:uiPriority w:val="99"/>
    <w:semiHidden/>
    <w:rsid w:val="008C3B35"/>
    <w:rPr>
      <w:rFonts w:ascii="Tahoma" w:eastAsia="Helvetica" w:hAnsi="Tahoma" w:cs="Tahoma"/>
      <w:sz w:val="16"/>
      <w:szCs w:val="16"/>
    </w:rPr>
  </w:style>
  <w:style w:type="character" w:customStyle="1" w:styleId="titleofwork">
    <w:name w:val="titleofwork"/>
    <w:basedOn w:val="DefaultParagraphFont"/>
    <w:rsid w:val="002F798E"/>
  </w:style>
  <w:style w:type="character" w:styleId="CommentReference">
    <w:name w:val="annotation reference"/>
    <w:basedOn w:val="DefaultParagraphFont"/>
    <w:uiPriority w:val="99"/>
    <w:semiHidden/>
    <w:unhideWhenUsed/>
    <w:rsid w:val="00987FC8"/>
    <w:rPr>
      <w:sz w:val="16"/>
      <w:szCs w:val="16"/>
    </w:rPr>
  </w:style>
  <w:style w:type="paragraph" w:styleId="CommentText">
    <w:name w:val="annotation text"/>
    <w:basedOn w:val="Normal"/>
    <w:link w:val="CommentTextChar"/>
    <w:uiPriority w:val="99"/>
    <w:semiHidden/>
    <w:unhideWhenUsed/>
    <w:rsid w:val="00987FC8"/>
    <w:rPr>
      <w:sz w:val="20"/>
    </w:rPr>
  </w:style>
  <w:style w:type="character" w:customStyle="1" w:styleId="CommentTextChar">
    <w:name w:val="Comment Text Char"/>
    <w:basedOn w:val="DefaultParagraphFont"/>
    <w:link w:val="CommentText"/>
    <w:uiPriority w:val="99"/>
    <w:semiHidden/>
    <w:rsid w:val="00987FC8"/>
    <w:rPr>
      <w:rFonts w:ascii="Helvetica" w:eastAsia="Helvetica" w:hAnsi="Helvetica" w:cs="Times New Roman"/>
      <w:sz w:val="20"/>
      <w:szCs w:val="20"/>
    </w:rPr>
  </w:style>
  <w:style w:type="paragraph" w:styleId="CommentSubject">
    <w:name w:val="annotation subject"/>
    <w:basedOn w:val="CommentText"/>
    <w:next w:val="CommentText"/>
    <w:link w:val="CommentSubjectChar"/>
    <w:uiPriority w:val="99"/>
    <w:semiHidden/>
    <w:unhideWhenUsed/>
    <w:rsid w:val="00987FC8"/>
    <w:rPr>
      <w:b/>
      <w:bCs/>
    </w:rPr>
  </w:style>
  <w:style w:type="character" w:customStyle="1" w:styleId="CommentSubjectChar">
    <w:name w:val="Comment Subject Char"/>
    <w:basedOn w:val="CommentTextChar"/>
    <w:link w:val="CommentSubject"/>
    <w:uiPriority w:val="99"/>
    <w:semiHidden/>
    <w:rsid w:val="00987FC8"/>
    <w:rPr>
      <w:rFonts w:ascii="Helvetica" w:eastAsia="Helvetica" w:hAnsi="Helvetica"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5204849">
      <w:bodyDiv w:val="1"/>
      <w:marLeft w:val="0"/>
      <w:marRight w:val="0"/>
      <w:marTop w:val="0"/>
      <w:marBottom w:val="0"/>
      <w:divBdr>
        <w:top w:val="none" w:sz="0" w:space="0" w:color="auto"/>
        <w:left w:val="none" w:sz="0" w:space="0" w:color="auto"/>
        <w:bottom w:val="none" w:sz="0" w:space="0" w:color="auto"/>
        <w:right w:val="none" w:sz="0" w:space="0" w:color="auto"/>
      </w:divBdr>
      <w:divsChild>
        <w:div w:id="122774969">
          <w:marLeft w:val="0"/>
          <w:marRight w:val="0"/>
          <w:marTop w:val="0"/>
          <w:marBottom w:val="0"/>
          <w:divBdr>
            <w:top w:val="none" w:sz="0" w:space="0" w:color="auto"/>
            <w:left w:val="none" w:sz="0" w:space="0" w:color="auto"/>
            <w:bottom w:val="none" w:sz="0" w:space="0" w:color="auto"/>
            <w:right w:val="none" w:sz="0" w:space="0" w:color="auto"/>
          </w:divBdr>
        </w:div>
        <w:div w:id="219053816">
          <w:marLeft w:val="0"/>
          <w:marRight w:val="0"/>
          <w:marTop w:val="0"/>
          <w:marBottom w:val="0"/>
          <w:divBdr>
            <w:top w:val="none" w:sz="0" w:space="0" w:color="auto"/>
            <w:left w:val="none" w:sz="0" w:space="0" w:color="auto"/>
            <w:bottom w:val="none" w:sz="0" w:space="0" w:color="auto"/>
            <w:right w:val="none" w:sz="0" w:space="0" w:color="auto"/>
          </w:divBdr>
        </w:div>
        <w:div w:id="652833574">
          <w:marLeft w:val="0"/>
          <w:marRight w:val="0"/>
          <w:marTop w:val="0"/>
          <w:marBottom w:val="0"/>
          <w:divBdr>
            <w:top w:val="none" w:sz="0" w:space="0" w:color="auto"/>
            <w:left w:val="none" w:sz="0" w:space="0" w:color="auto"/>
            <w:bottom w:val="none" w:sz="0" w:space="0" w:color="auto"/>
            <w:right w:val="none" w:sz="0" w:space="0" w:color="auto"/>
          </w:divBdr>
        </w:div>
        <w:div w:id="702024445">
          <w:marLeft w:val="0"/>
          <w:marRight w:val="0"/>
          <w:marTop w:val="0"/>
          <w:marBottom w:val="0"/>
          <w:divBdr>
            <w:top w:val="none" w:sz="0" w:space="0" w:color="auto"/>
            <w:left w:val="none" w:sz="0" w:space="0" w:color="auto"/>
            <w:bottom w:val="none" w:sz="0" w:space="0" w:color="auto"/>
            <w:right w:val="none" w:sz="0" w:space="0" w:color="auto"/>
          </w:divBdr>
        </w:div>
        <w:div w:id="563225659">
          <w:marLeft w:val="0"/>
          <w:marRight w:val="0"/>
          <w:marTop w:val="0"/>
          <w:marBottom w:val="0"/>
          <w:divBdr>
            <w:top w:val="none" w:sz="0" w:space="0" w:color="auto"/>
            <w:left w:val="none" w:sz="0" w:space="0" w:color="auto"/>
            <w:bottom w:val="none" w:sz="0" w:space="0" w:color="auto"/>
            <w:right w:val="none" w:sz="0" w:space="0" w:color="auto"/>
          </w:divBdr>
        </w:div>
        <w:div w:id="218513663">
          <w:marLeft w:val="0"/>
          <w:marRight w:val="0"/>
          <w:marTop w:val="0"/>
          <w:marBottom w:val="0"/>
          <w:divBdr>
            <w:top w:val="none" w:sz="0" w:space="0" w:color="auto"/>
            <w:left w:val="none" w:sz="0" w:space="0" w:color="auto"/>
            <w:bottom w:val="none" w:sz="0" w:space="0" w:color="auto"/>
            <w:right w:val="none" w:sz="0" w:space="0" w:color="auto"/>
          </w:divBdr>
        </w:div>
        <w:div w:id="533082741">
          <w:marLeft w:val="0"/>
          <w:marRight w:val="0"/>
          <w:marTop w:val="0"/>
          <w:marBottom w:val="0"/>
          <w:divBdr>
            <w:top w:val="none" w:sz="0" w:space="0" w:color="auto"/>
            <w:left w:val="none" w:sz="0" w:space="0" w:color="auto"/>
            <w:bottom w:val="none" w:sz="0" w:space="0" w:color="auto"/>
            <w:right w:val="none" w:sz="0" w:space="0" w:color="auto"/>
          </w:divBdr>
        </w:div>
        <w:div w:id="1286737759">
          <w:marLeft w:val="0"/>
          <w:marRight w:val="0"/>
          <w:marTop w:val="0"/>
          <w:marBottom w:val="0"/>
          <w:divBdr>
            <w:top w:val="none" w:sz="0" w:space="0" w:color="auto"/>
            <w:left w:val="none" w:sz="0" w:space="0" w:color="auto"/>
            <w:bottom w:val="none" w:sz="0" w:space="0" w:color="auto"/>
            <w:right w:val="none" w:sz="0" w:space="0" w:color="auto"/>
          </w:divBdr>
        </w:div>
        <w:div w:id="763577222">
          <w:marLeft w:val="0"/>
          <w:marRight w:val="0"/>
          <w:marTop w:val="0"/>
          <w:marBottom w:val="0"/>
          <w:divBdr>
            <w:top w:val="none" w:sz="0" w:space="0" w:color="auto"/>
            <w:left w:val="none" w:sz="0" w:space="0" w:color="auto"/>
            <w:bottom w:val="none" w:sz="0" w:space="0" w:color="auto"/>
            <w:right w:val="none" w:sz="0" w:space="0" w:color="auto"/>
          </w:divBdr>
        </w:div>
        <w:div w:id="370738047">
          <w:marLeft w:val="0"/>
          <w:marRight w:val="0"/>
          <w:marTop w:val="0"/>
          <w:marBottom w:val="0"/>
          <w:divBdr>
            <w:top w:val="none" w:sz="0" w:space="0" w:color="auto"/>
            <w:left w:val="none" w:sz="0" w:space="0" w:color="auto"/>
            <w:bottom w:val="none" w:sz="0" w:space="0" w:color="auto"/>
            <w:right w:val="none" w:sz="0" w:space="0" w:color="auto"/>
          </w:divBdr>
        </w:div>
        <w:div w:id="957759007">
          <w:marLeft w:val="0"/>
          <w:marRight w:val="0"/>
          <w:marTop w:val="0"/>
          <w:marBottom w:val="0"/>
          <w:divBdr>
            <w:top w:val="none" w:sz="0" w:space="0" w:color="auto"/>
            <w:left w:val="none" w:sz="0" w:space="0" w:color="auto"/>
            <w:bottom w:val="none" w:sz="0" w:space="0" w:color="auto"/>
            <w:right w:val="none" w:sz="0" w:space="0" w:color="auto"/>
          </w:divBdr>
        </w:div>
        <w:div w:id="1137994864">
          <w:marLeft w:val="0"/>
          <w:marRight w:val="0"/>
          <w:marTop w:val="0"/>
          <w:marBottom w:val="0"/>
          <w:divBdr>
            <w:top w:val="none" w:sz="0" w:space="0" w:color="auto"/>
            <w:left w:val="none" w:sz="0" w:space="0" w:color="auto"/>
            <w:bottom w:val="none" w:sz="0" w:space="0" w:color="auto"/>
            <w:right w:val="none" w:sz="0" w:space="0" w:color="auto"/>
          </w:divBdr>
        </w:div>
        <w:div w:id="1059938268">
          <w:marLeft w:val="0"/>
          <w:marRight w:val="0"/>
          <w:marTop w:val="0"/>
          <w:marBottom w:val="0"/>
          <w:divBdr>
            <w:top w:val="none" w:sz="0" w:space="0" w:color="auto"/>
            <w:left w:val="none" w:sz="0" w:space="0" w:color="auto"/>
            <w:bottom w:val="none" w:sz="0" w:space="0" w:color="auto"/>
            <w:right w:val="none" w:sz="0" w:space="0" w:color="auto"/>
          </w:divBdr>
        </w:div>
        <w:div w:id="260994289">
          <w:marLeft w:val="0"/>
          <w:marRight w:val="0"/>
          <w:marTop w:val="0"/>
          <w:marBottom w:val="0"/>
          <w:divBdr>
            <w:top w:val="none" w:sz="0" w:space="0" w:color="auto"/>
            <w:left w:val="none" w:sz="0" w:space="0" w:color="auto"/>
            <w:bottom w:val="none" w:sz="0" w:space="0" w:color="auto"/>
            <w:right w:val="none" w:sz="0" w:space="0" w:color="auto"/>
          </w:divBdr>
        </w:div>
        <w:div w:id="1643464811">
          <w:marLeft w:val="0"/>
          <w:marRight w:val="0"/>
          <w:marTop w:val="0"/>
          <w:marBottom w:val="0"/>
          <w:divBdr>
            <w:top w:val="none" w:sz="0" w:space="0" w:color="auto"/>
            <w:left w:val="none" w:sz="0" w:space="0" w:color="auto"/>
            <w:bottom w:val="none" w:sz="0" w:space="0" w:color="auto"/>
            <w:right w:val="none" w:sz="0" w:space="0" w:color="auto"/>
          </w:divBdr>
        </w:div>
        <w:div w:id="995380085">
          <w:marLeft w:val="0"/>
          <w:marRight w:val="0"/>
          <w:marTop w:val="0"/>
          <w:marBottom w:val="0"/>
          <w:divBdr>
            <w:top w:val="none" w:sz="0" w:space="0" w:color="auto"/>
            <w:left w:val="none" w:sz="0" w:space="0" w:color="auto"/>
            <w:bottom w:val="none" w:sz="0" w:space="0" w:color="auto"/>
            <w:right w:val="none" w:sz="0" w:space="0" w:color="auto"/>
          </w:divBdr>
        </w:div>
        <w:div w:id="1869831621">
          <w:marLeft w:val="0"/>
          <w:marRight w:val="0"/>
          <w:marTop w:val="0"/>
          <w:marBottom w:val="0"/>
          <w:divBdr>
            <w:top w:val="none" w:sz="0" w:space="0" w:color="auto"/>
            <w:left w:val="none" w:sz="0" w:space="0" w:color="auto"/>
            <w:bottom w:val="none" w:sz="0" w:space="0" w:color="auto"/>
            <w:right w:val="none" w:sz="0" w:space="0" w:color="auto"/>
          </w:divBdr>
        </w:div>
        <w:div w:id="1862279257">
          <w:marLeft w:val="0"/>
          <w:marRight w:val="0"/>
          <w:marTop w:val="0"/>
          <w:marBottom w:val="0"/>
          <w:divBdr>
            <w:top w:val="none" w:sz="0" w:space="0" w:color="auto"/>
            <w:left w:val="none" w:sz="0" w:space="0" w:color="auto"/>
            <w:bottom w:val="none" w:sz="0" w:space="0" w:color="auto"/>
            <w:right w:val="none" w:sz="0" w:space="0" w:color="auto"/>
          </w:divBdr>
        </w:div>
        <w:div w:id="245575523">
          <w:marLeft w:val="0"/>
          <w:marRight w:val="0"/>
          <w:marTop w:val="0"/>
          <w:marBottom w:val="0"/>
          <w:divBdr>
            <w:top w:val="none" w:sz="0" w:space="0" w:color="auto"/>
            <w:left w:val="none" w:sz="0" w:space="0" w:color="auto"/>
            <w:bottom w:val="none" w:sz="0" w:space="0" w:color="auto"/>
            <w:right w:val="none" w:sz="0" w:space="0" w:color="auto"/>
          </w:divBdr>
        </w:div>
        <w:div w:id="2032873282">
          <w:marLeft w:val="0"/>
          <w:marRight w:val="0"/>
          <w:marTop w:val="0"/>
          <w:marBottom w:val="0"/>
          <w:divBdr>
            <w:top w:val="none" w:sz="0" w:space="0" w:color="auto"/>
            <w:left w:val="none" w:sz="0" w:space="0" w:color="auto"/>
            <w:bottom w:val="none" w:sz="0" w:space="0" w:color="auto"/>
            <w:right w:val="none" w:sz="0" w:space="0" w:color="auto"/>
          </w:divBdr>
        </w:div>
        <w:div w:id="238710113">
          <w:marLeft w:val="0"/>
          <w:marRight w:val="0"/>
          <w:marTop w:val="0"/>
          <w:marBottom w:val="0"/>
          <w:divBdr>
            <w:top w:val="none" w:sz="0" w:space="0" w:color="auto"/>
            <w:left w:val="none" w:sz="0" w:space="0" w:color="auto"/>
            <w:bottom w:val="none" w:sz="0" w:space="0" w:color="auto"/>
            <w:right w:val="none" w:sz="0" w:space="0" w:color="auto"/>
          </w:divBdr>
        </w:div>
        <w:div w:id="1349868569">
          <w:marLeft w:val="0"/>
          <w:marRight w:val="0"/>
          <w:marTop w:val="0"/>
          <w:marBottom w:val="0"/>
          <w:divBdr>
            <w:top w:val="none" w:sz="0" w:space="0" w:color="auto"/>
            <w:left w:val="none" w:sz="0" w:space="0" w:color="auto"/>
            <w:bottom w:val="none" w:sz="0" w:space="0" w:color="auto"/>
            <w:right w:val="none" w:sz="0" w:space="0" w:color="auto"/>
          </w:divBdr>
        </w:div>
        <w:div w:id="1228145331">
          <w:marLeft w:val="0"/>
          <w:marRight w:val="0"/>
          <w:marTop w:val="0"/>
          <w:marBottom w:val="0"/>
          <w:divBdr>
            <w:top w:val="none" w:sz="0" w:space="0" w:color="auto"/>
            <w:left w:val="none" w:sz="0" w:space="0" w:color="auto"/>
            <w:bottom w:val="none" w:sz="0" w:space="0" w:color="auto"/>
            <w:right w:val="none" w:sz="0" w:space="0" w:color="auto"/>
          </w:divBdr>
        </w:div>
        <w:div w:id="535118223">
          <w:marLeft w:val="0"/>
          <w:marRight w:val="0"/>
          <w:marTop w:val="0"/>
          <w:marBottom w:val="0"/>
          <w:divBdr>
            <w:top w:val="none" w:sz="0" w:space="0" w:color="auto"/>
            <w:left w:val="none" w:sz="0" w:space="0" w:color="auto"/>
            <w:bottom w:val="none" w:sz="0" w:space="0" w:color="auto"/>
            <w:right w:val="none" w:sz="0" w:space="0" w:color="auto"/>
          </w:divBdr>
        </w:div>
        <w:div w:id="878200480">
          <w:marLeft w:val="0"/>
          <w:marRight w:val="0"/>
          <w:marTop w:val="0"/>
          <w:marBottom w:val="0"/>
          <w:divBdr>
            <w:top w:val="none" w:sz="0" w:space="0" w:color="auto"/>
            <w:left w:val="none" w:sz="0" w:space="0" w:color="auto"/>
            <w:bottom w:val="none" w:sz="0" w:space="0" w:color="auto"/>
            <w:right w:val="none" w:sz="0" w:space="0" w:color="auto"/>
          </w:divBdr>
        </w:div>
        <w:div w:id="2005087226">
          <w:marLeft w:val="0"/>
          <w:marRight w:val="0"/>
          <w:marTop w:val="0"/>
          <w:marBottom w:val="0"/>
          <w:divBdr>
            <w:top w:val="none" w:sz="0" w:space="0" w:color="auto"/>
            <w:left w:val="none" w:sz="0" w:space="0" w:color="auto"/>
            <w:bottom w:val="none" w:sz="0" w:space="0" w:color="auto"/>
            <w:right w:val="none" w:sz="0" w:space="0" w:color="auto"/>
          </w:divBdr>
        </w:div>
        <w:div w:id="76438905">
          <w:marLeft w:val="0"/>
          <w:marRight w:val="0"/>
          <w:marTop w:val="0"/>
          <w:marBottom w:val="0"/>
          <w:divBdr>
            <w:top w:val="none" w:sz="0" w:space="0" w:color="auto"/>
            <w:left w:val="none" w:sz="0" w:space="0" w:color="auto"/>
            <w:bottom w:val="none" w:sz="0" w:space="0" w:color="auto"/>
            <w:right w:val="none" w:sz="0" w:space="0" w:color="auto"/>
          </w:divBdr>
        </w:div>
        <w:div w:id="555705517">
          <w:marLeft w:val="0"/>
          <w:marRight w:val="0"/>
          <w:marTop w:val="0"/>
          <w:marBottom w:val="0"/>
          <w:divBdr>
            <w:top w:val="none" w:sz="0" w:space="0" w:color="auto"/>
            <w:left w:val="none" w:sz="0" w:space="0" w:color="auto"/>
            <w:bottom w:val="none" w:sz="0" w:space="0" w:color="auto"/>
            <w:right w:val="none" w:sz="0" w:space="0" w:color="auto"/>
          </w:divBdr>
        </w:div>
        <w:div w:id="1514959376">
          <w:marLeft w:val="0"/>
          <w:marRight w:val="0"/>
          <w:marTop w:val="0"/>
          <w:marBottom w:val="0"/>
          <w:divBdr>
            <w:top w:val="none" w:sz="0" w:space="0" w:color="auto"/>
            <w:left w:val="none" w:sz="0" w:space="0" w:color="auto"/>
            <w:bottom w:val="none" w:sz="0" w:space="0" w:color="auto"/>
            <w:right w:val="none" w:sz="0" w:space="0" w:color="auto"/>
          </w:divBdr>
        </w:div>
        <w:div w:id="2004160931">
          <w:marLeft w:val="0"/>
          <w:marRight w:val="0"/>
          <w:marTop w:val="0"/>
          <w:marBottom w:val="0"/>
          <w:divBdr>
            <w:top w:val="none" w:sz="0" w:space="0" w:color="auto"/>
            <w:left w:val="none" w:sz="0" w:space="0" w:color="auto"/>
            <w:bottom w:val="none" w:sz="0" w:space="0" w:color="auto"/>
            <w:right w:val="none" w:sz="0" w:space="0" w:color="auto"/>
          </w:divBdr>
        </w:div>
        <w:div w:id="543566074">
          <w:marLeft w:val="0"/>
          <w:marRight w:val="0"/>
          <w:marTop w:val="0"/>
          <w:marBottom w:val="0"/>
          <w:divBdr>
            <w:top w:val="none" w:sz="0" w:space="0" w:color="auto"/>
            <w:left w:val="none" w:sz="0" w:space="0" w:color="auto"/>
            <w:bottom w:val="none" w:sz="0" w:space="0" w:color="auto"/>
            <w:right w:val="none" w:sz="0" w:space="0" w:color="auto"/>
          </w:divBdr>
        </w:div>
        <w:div w:id="415396774">
          <w:marLeft w:val="0"/>
          <w:marRight w:val="0"/>
          <w:marTop w:val="0"/>
          <w:marBottom w:val="0"/>
          <w:divBdr>
            <w:top w:val="none" w:sz="0" w:space="0" w:color="auto"/>
            <w:left w:val="none" w:sz="0" w:space="0" w:color="auto"/>
            <w:bottom w:val="none" w:sz="0" w:space="0" w:color="auto"/>
            <w:right w:val="none" w:sz="0" w:space="0" w:color="auto"/>
          </w:divBdr>
        </w:div>
        <w:div w:id="1361711264">
          <w:marLeft w:val="0"/>
          <w:marRight w:val="0"/>
          <w:marTop w:val="0"/>
          <w:marBottom w:val="0"/>
          <w:divBdr>
            <w:top w:val="none" w:sz="0" w:space="0" w:color="auto"/>
            <w:left w:val="none" w:sz="0" w:space="0" w:color="auto"/>
            <w:bottom w:val="none" w:sz="0" w:space="0" w:color="auto"/>
            <w:right w:val="none" w:sz="0" w:space="0" w:color="auto"/>
          </w:divBdr>
        </w:div>
        <w:div w:id="1604848348">
          <w:marLeft w:val="0"/>
          <w:marRight w:val="0"/>
          <w:marTop w:val="0"/>
          <w:marBottom w:val="0"/>
          <w:divBdr>
            <w:top w:val="none" w:sz="0" w:space="0" w:color="auto"/>
            <w:left w:val="none" w:sz="0" w:space="0" w:color="auto"/>
            <w:bottom w:val="none" w:sz="0" w:space="0" w:color="auto"/>
            <w:right w:val="none" w:sz="0" w:space="0" w:color="auto"/>
          </w:divBdr>
        </w:div>
        <w:div w:id="8564285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rseymour@main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A9A12C-F838-44D5-ACC0-D8B0A22A9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7</Pages>
  <Words>2805</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nutting</dc:creator>
  <cp:lastModifiedBy>Nathan</cp:lastModifiedBy>
  <cp:revision>14</cp:revision>
  <cp:lastPrinted>2013-10-16T15:49:00Z</cp:lastPrinted>
  <dcterms:created xsi:type="dcterms:W3CDTF">2013-10-17T17:44:00Z</dcterms:created>
  <dcterms:modified xsi:type="dcterms:W3CDTF">2013-10-20T00:26:00Z</dcterms:modified>
</cp:coreProperties>
</file>